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jc w:val="right"/>
        <w:tblCellMar>
          <w:left w:w="115" w:type="dxa"/>
          <w:right w:w="115" w:type="dxa"/>
        </w:tblCellMar>
        <w:tblLook w:val="01E0" w:firstRow="1" w:lastRow="1" w:firstColumn="1" w:lastColumn="1" w:noHBand="0" w:noVBand="0"/>
      </w:tblPr>
      <w:tblGrid>
        <w:gridCol w:w="1633"/>
        <w:gridCol w:w="1925"/>
        <w:gridCol w:w="668"/>
        <w:gridCol w:w="670"/>
        <w:gridCol w:w="3410"/>
      </w:tblGrid>
      <w:tr w:rsidR="00876B60" w:rsidRPr="00FA6CEC" w14:paraId="39A0CBFE" w14:textId="77777777" w:rsidTr="000F5357">
        <w:trPr>
          <w:trHeight w:val="1132"/>
          <w:jc w:val="right"/>
        </w:trPr>
        <w:tc>
          <w:tcPr>
            <w:tcW w:w="3688" w:type="dxa"/>
            <w:gridSpan w:val="2"/>
            <w:shd w:val="clear" w:color="auto" w:fill="auto"/>
          </w:tcPr>
          <w:p w14:paraId="4DEBBD2E" w14:textId="77777777" w:rsidR="00876B60" w:rsidRPr="00FA6CEC" w:rsidRDefault="00876B60" w:rsidP="000F5357">
            <w:pPr>
              <w:pStyle w:val="a6"/>
              <w:tabs>
                <w:tab w:val="right" w:leader="dot" w:pos="8296"/>
              </w:tabs>
              <w:jc w:val="both"/>
              <w:rPr>
                <w:rFonts w:ascii="Arial" w:hAnsi="Arial" w:cs="Arial"/>
                <w:sz w:val="36"/>
                <w:szCs w:val="36"/>
              </w:rPr>
            </w:pPr>
            <w:bookmarkStart w:id="0" w:name="_Hlk485315179"/>
            <w:bookmarkStart w:id="1" w:name="_Hlk485315133"/>
          </w:p>
        </w:tc>
        <w:tc>
          <w:tcPr>
            <w:tcW w:w="1340" w:type="dxa"/>
            <w:gridSpan w:val="2"/>
            <w:vMerge w:val="restart"/>
            <w:vAlign w:val="bottom"/>
          </w:tcPr>
          <w:p w14:paraId="67C56F7E" w14:textId="77777777" w:rsidR="00876B60" w:rsidRPr="00FA6CEC" w:rsidRDefault="00876B60" w:rsidP="000F5357">
            <w:pPr>
              <w:pStyle w:val="a6"/>
              <w:tabs>
                <w:tab w:val="right" w:leader="dot" w:pos="8296"/>
              </w:tabs>
              <w:jc w:val="both"/>
              <w:rPr>
                <w:rFonts w:ascii="Arial" w:hAnsi="Arial" w:cs="Arial"/>
                <w:sz w:val="72"/>
                <w:szCs w:val="72"/>
                <w:rtl/>
              </w:rPr>
            </w:pPr>
            <w:r>
              <w:rPr>
                <w:rFonts w:ascii="Arial" w:hAnsi="Arial" w:cs="Arial"/>
                <w:noProof/>
                <w:sz w:val="72"/>
                <w:szCs w:val="72"/>
                <w:lang w:eastAsia="en-US"/>
              </w:rPr>
              <w:drawing>
                <wp:inline distT="0" distB="0" distL="0" distR="0" wp14:anchorId="234496E2" wp14:editId="195D0F6E">
                  <wp:extent cx="683895" cy="779145"/>
                  <wp:effectExtent l="0" t="0" r="1905" b="1905"/>
                  <wp:docPr id="224" name="Picture 224" descr="TAULOGOblu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ULOGOblue%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 cy="779145"/>
                          </a:xfrm>
                          <a:prstGeom prst="rect">
                            <a:avLst/>
                          </a:prstGeom>
                          <a:noFill/>
                          <a:ln>
                            <a:noFill/>
                          </a:ln>
                        </pic:spPr>
                      </pic:pic>
                    </a:graphicData>
                  </a:graphic>
                </wp:inline>
              </w:drawing>
            </w:r>
          </w:p>
        </w:tc>
        <w:tc>
          <w:tcPr>
            <w:tcW w:w="3508" w:type="dxa"/>
          </w:tcPr>
          <w:p w14:paraId="1C531030" w14:textId="77777777" w:rsidR="00876B60" w:rsidRPr="00FA6CEC" w:rsidRDefault="00876B60" w:rsidP="000F5357">
            <w:pPr>
              <w:pStyle w:val="a6"/>
              <w:tabs>
                <w:tab w:val="right" w:leader="dot" w:pos="8296"/>
              </w:tabs>
              <w:jc w:val="both"/>
              <w:rPr>
                <w:rFonts w:ascii="Arial" w:hAnsi="Arial" w:cs="Arial"/>
                <w:sz w:val="72"/>
                <w:szCs w:val="72"/>
                <w:rtl/>
              </w:rPr>
            </w:pPr>
          </w:p>
        </w:tc>
      </w:tr>
      <w:tr w:rsidR="00876B60" w:rsidRPr="00FA6CEC" w14:paraId="51154563" w14:textId="77777777" w:rsidTr="000F5357">
        <w:trPr>
          <w:trHeight w:val="557"/>
          <w:jc w:val="right"/>
        </w:trPr>
        <w:tc>
          <w:tcPr>
            <w:tcW w:w="3688" w:type="dxa"/>
            <w:gridSpan w:val="2"/>
            <w:shd w:val="clear" w:color="auto" w:fill="auto"/>
          </w:tcPr>
          <w:p w14:paraId="68BE9ED8" w14:textId="77777777" w:rsidR="00876B60" w:rsidRPr="00FA6CEC" w:rsidRDefault="00876B60" w:rsidP="000F5357">
            <w:pPr>
              <w:pStyle w:val="a6"/>
              <w:tabs>
                <w:tab w:val="right" w:leader="dot" w:pos="8296"/>
              </w:tabs>
              <w:ind w:left="0" w:firstLine="0"/>
              <w:jc w:val="both"/>
              <w:rPr>
                <w:rFonts w:ascii="Arial" w:hAnsi="Arial" w:cs="Arial"/>
                <w:color w:val="1C63AA"/>
                <w:sz w:val="72"/>
                <w:szCs w:val="72"/>
                <w:rtl/>
              </w:rPr>
            </w:pPr>
            <w:r w:rsidRPr="00F11197">
              <w:rPr>
                <w:rFonts w:ascii="Arial" w:hAnsi="Arial" w:cs="Arial"/>
                <w:color w:val="1C63AA"/>
                <w:sz w:val="40"/>
                <w:szCs w:val="40"/>
                <w:rtl/>
              </w:rPr>
              <w:t>אוניברסיטת תל-אביב</w:t>
            </w:r>
          </w:p>
        </w:tc>
        <w:tc>
          <w:tcPr>
            <w:tcW w:w="1340" w:type="dxa"/>
            <w:gridSpan w:val="2"/>
            <w:vMerge/>
          </w:tcPr>
          <w:p w14:paraId="73E0C0EC" w14:textId="77777777" w:rsidR="00876B60" w:rsidRPr="00FA6CEC" w:rsidRDefault="00876B60" w:rsidP="000F5357">
            <w:pPr>
              <w:pStyle w:val="a6"/>
              <w:tabs>
                <w:tab w:val="right" w:leader="dot" w:pos="8296"/>
              </w:tabs>
              <w:jc w:val="both"/>
              <w:rPr>
                <w:rFonts w:ascii="Arial" w:hAnsi="Arial" w:cs="Arial"/>
                <w:color w:val="1C63AA"/>
                <w:sz w:val="72"/>
                <w:szCs w:val="72"/>
                <w:rtl/>
              </w:rPr>
            </w:pPr>
          </w:p>
        </w:tc>
        <w:tc>
          <w:tcPr>
            <w:tcW w:w="3508" w:type="dxa"/>
          </w:tcPr>
          <w:p w14:paraId="105612A0" w14:textId="77777777" w:rsidR="00876B60" w:rsidRPr="00FA6CEC" w:rsidRDefault="00876B60" w:rsidP="000F5357">
            <w:pPr>
              <w:pStyle w:val="a6"/>
              <w:tabs>
                <w:tab w:val="right" w:leader="dot" w:pos="8296"/>
              </w:tabs>
              <w:ind w:hanging="588"/>
              <w:jc w:val="both"/>
              <w:rPr>
                <w:rFonts w:ascii="Arial" w:hAnsi="Arial" w:cs="Arial"/>
                <w:b/>
                <w:bCs/>
                <w:color w:val="1C63AA"/>
                <w:sz w:val="32"/>
                <w:szCs w:val="32"/>
              </w:rPr>
            </w:pPr>
            <w:r w:rsidRPr="00FA6CEC">
              <w:rPr>
                <w:rFonts w:ascii="Arial" w:hAnsi="Arial" w:cs="Arial"/>
                <w:b/>
                <w:bCs/>
                <w:color w:val="1C63AA"/>
                <w:sz w:val="32"/>
                <w:szCs w:val="32"/>
              </w:rPr>
              <w:t>Tel-Aviv University</w:t>
            </w:r>
          </w:p>
        </w:tc>
      </w:tr>
      <w:tr w:rsidR="00876B60" w:rsidRPr="00FA6CEC" w14:paraId="771A8CF6" w14:textId="77777777" w:rsidTr="000F5357">
        <w:trPr>
          <w:trHeight w:val="1097"/>
          <w:jc w:val="right"/>
        </w:trPr>
        <w:tc>
          <w:tcPr>
            <w:tcW w:w="3688" w:type="dxa"/>
            <w:gridSpan w:val="2"/>
            <w:shd w:val="clear" w:color="auto" w:fill="auto"/>
          </w:tcPr>
          <w:p w14:paraId="3813C8D2" w14:textId="77777777" w:rsidR="00876B60" w:rsidRPr="00FA6CEC" w:rsidRDefault="00876B60" w:rsidP="000F5357">
            <w:pPr>
              <w:pStyle w:val="a6"/>
              <w:tabs>
                <w:tab w:val="right" w:leader="dot" w:pos="8296"/>
              </w:tabs>
              <w:ind w:left="482" w:hanging="482"/>
              <w:jc w:val="center"/>
              <w:rPr>
                <w:rFonts w:ascii="Arial" w:hAnsi="Arial" w:cs="Arial"/>
                <w:color w:val="1C63AA"/>
                <w:sz w:val="28"/>
                <w:szCs w:val="28"/>
                <w:rtl/>
              </w:rPr>
            </w:pPr>
            <w:r w:rsidRPr="00FA6CEC">
              <w:rPr>
                <w:rFonts w:ascii="Arial" w:hAnsi="Arial" w:cs="Arial"/>
                <w:color w:val="1C63AA"/>
                <w:sz w:val="28"/>
                <w:szCs w:val="28"/>
                <w:rtl/>
              </w:rPr>
              <w:t>הפקולטה להנדסה</w:t>
            </w:r>
          </w:p>
          <w:p w14:paraId="6A0C02AB" w14:textId="77777777" w:rsidR="00876B60" w:rsidRPr="00FA6CEC" w:rsidRDefault="00876B60" w:rsidP="000F5357">
            <w:pPr>
              <w:spacing w:before="120" w:after="120"/>
              <w:ind w:left="480" w:hanging="430"/>
              <w:jc w:val="center"/>
              <w:rPr>
                <w:rFonts w:ascii="Arial" w:hAnsi="Arial" w:cs="Arial"/>
                <w:color w:val="1C63AA"/>
                <w:rtl/>
              </w:rPr>
            </w:pPr>
            <w:r w:rsidRPr="00FA6CEC">
              <w:rPr>
                <w:rFonts w:ascii="Arial" w:hAnsi="Arial" w:cs="Arial"/>
                <w:color w:val="1C63AA"/>
                <w:rtl/>
              </w:rPr>
              <w:t>בי"ס להנדסת חשמל</w:t>
            </w:r>
          </w:p>
        </w:tc>
        <w:tc>
          <w:tcPr>
            <w:tcW w:w="1340" w:type="dxa"/>
            <w:gridSpan w:val="2"/>
          </w:tcPr>
          <w:p w14:paraId="69CF46EA" w14:textId="77777777" w:rsidR="00876B60" w:rsidRPr="00FA6CEC" w:rsidRDefault="00876B60" w:rsidP="000F5357">
            <w:pPr>
              <w:pStyle w:val="a6"/>
              <w:tabs>
                <w:tab w:val="right" w:leader="dot" w:pos="8296"/>
              </w:tabs>
              <w:jc w:val="both"/>
              <w:rPr>
                <w:rFonts w:ascii="Arial" w:hAnsi="Arial" w:cs="Arial"/>
                <w:color w:val="1C63AA"/>
                <w:sz w:val="72"/>
                <w:szCs w:val="72"/>
                <w:rtl/>
              </w:rPr>
            </w:pPr>
          </w:p>
        </w:tc>
        <w:tc>
          <w:tcPr>
            <w:tcW w:w="3508" w:type="dxa"/>
          </w:tcPr>
          <w:p w14:paraId="4FE07552" w14:textId="77777777" w:rsidR="00876B60" w:rsidRDefault="00876B60" w:rsidP="000F5357">
            <w:pPr>
              <w:pStyle w:val="a6"/>
              <w:tabs>
                <w:tab w:val="right" w:leader="dot" w:pos="8296"/>
              </w:tabs>
              <w:jc w:val="center"/>
              <w:rPr>
                <w:rFonts w:ascii="Arial" w:hAnsi="Arial" w:cs="Arial"/>
                <w:color w:val="1C63AA"/>
              </w:rPr>
            </w:pPr>
            <w:r w:rsidRPr="00551AD4">
              <w:rPr>
                <w:rFonts w:ascii="Arial" w:hAnsi="Arial" w:cs="Arial"/>
                <w:color w:val="1C63AA"/>
              </w:rPr>
              <w:t>Faculty of Engineering</w:t>
            </w:r>
          </w:p>
          <w:p w14:paraId="71019D5B" w14:textId="77777777" w:rsidR="00876B60" w:rsidRPr="00551AD4" w:rsidRDefault="00876B60" w:rsidP="000F5357">
            <w:pPr>
              <w:spacing w:before="120" w:after="120"/>
              <w:jc w:val="center"/>
              <w:rPr>
                <w:sz w:val="4"/>
                <w:szCs w:val="4"/>
                <w:lang w:eastAsia="he-IL"/>
              </w:rPr>
            </w:pPr>
          </w:p>
          <w:p w14:paraId="65FEB2B4" w14:textId="77777777" w:rsidR="00876B60" w:rsidRPr="00551AD4" w:rsidRDefault="00876B60" w:rsidP="000F5357">
            <w:pPr>
              <w:spacing w:before="120" w:after="120"/>
              <w:jc w:val="center"/>
              <w:rPr>
                <w:rFonts w:ascii="Arial" w:hAnsi="Arial" w:cs="Arial"/>
                <w:color w:val="1C63AA"/>
                <w:sz w:val="20"/>
                <w:szCs w:val="20"/>
              </w:rPr>
            </w:pPr>
            <w:r w:rsidRPr="00551AD4">
              <w:rPr>
                <w:rFonts w:ascii="Arial" w:hAnsi="Arial" w:cs="Arial"/>
                <w:color w:val="1C63AA"/>
                <w:sz w:val="20"/>
                <w:szCs w:val="20"/>
              </w:rPr>
              <w:t>School of Electrical Engineering</w:t>
            </w:r>
          </w:p>
        </w:tc>
      </w:tr>
      <w:tr w:rsidR="00876B60" w:rsidRPr="00FA6CEC" w14:paraId="73DD4C3C" w14:textId="77777777" w:rsidTr="000F5357">
        <w:trPr>
          <w:trHeight w:val="1552"/>
          <w:jc w:val="right"/>
        </w:trPr>
        <w:tc>
          <w:tcPr>
            <w:tcW w:w="8536" w:type="dxa"/>
            <w:gridSpan w:val="5"/>
          </w:tcPr>
          <w:p w14:paraId="509EB6F2" w14:textId="77777777" w:rsidR="00876B60" w:rsidRPr="00AA4AAA" w:rsidRDefault="00876B60" w:rsidP="000F5357">
            <w:pPr>
              <w:pStyle w:val="a6"/>
              <w:tabs>
                <w:tab w:val="right" w:leader="dot" w:pos="8296"/>
              </w:tabs>
              <w:ind w:left="4" w:hanging="4"/>
              <w:jc w:val="center"/>
              <w:rPr>
                <w:rFonts w:ascii="Arial" w:hAnsi="Arial" w:cs="Arial"/>
                <w:sz w:val="72"/>
                <w:szCs w:val="72"/>
                <w:rtl/>
              </w:rPr>
            </w:pPr>
            <w:r w:rsidRPr="00310C97">
              <w:rPr>
                <w:rFonts w:ascii="Arial" w:hAnsi="Arial" w:cs="Arial"/>
                <w:sz w:val="72"/>
                <w:szCs w:val="72"/>
              </w:rPr>
              <w:t>Indoor Fingerprinting Geolocation</w:t>
            </w:r>
          </w:p>
        </w:tc>
      </w:tr>
      <w:tr w:rsidR="00876B60" w:rsidRPr="00FA6CEC" w14:paraId="11DBDAB9" w14:textId="77777777" w:rsidTr="000F5357">
        <w:trPr>
          <w:trHeight w:val="845"/>
          <w:jc w:val="right"/>
        </w:trPr>
        <w:tc>
          <w:tcPr>
            <w:tcW w:w="8536" w:type="dxa"/>
            <w:gridSpan w:val="5"/>
          </w:tcPr>
          <w:p w14:paraId="0BC29056" w14:textId="77777777" w:rsidR="00876B60" w:rsidRDefault="00876B60" w:rsidP="000F5357">
            <w:pPr>
              <w:pStyle w:val="a6"/>
              <w:tabs>
                <w:tab w:val="right" w:leader="dot" w:pos="8296"/>
              </w:tabs>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hint="cs"/>
                <w:sz w:val="40"/>
                <w:szCs w:val="40"/>
                <w:rtl/>
              </w:rPr>
              <w:t xml:space="preserve"> </w:t>
            </w:r>
            <w:r w:rsidRPr="00066BC2">
              <w:rPr>
                <w:rFonts w:asciiTheme="minorBidi" w:hAnsiTheme="minorBidi" w:cstheme="minorBidi"/>
                <w:sz w:val="40"/>
                <w:szCs w:val="40"/>
              </w:rPr>
              <w:t>16-1-1-1197</w:t>
            </w:r>
          </w:p>
          <w:p w14:paraId="4227F481" w14:textId="77777777" w:rsidR="00876B60" w:rsidRPr="00AA4AAA" w:rsidRDefault="00876B60" w:rsidP="000F5357">
            <w:pPr>
              <w:spacing w:before="120"/>
              <w:jc w:val="center"/>
              <w:rPr>
                <w:rFonts w:ascii="Arial" w:hAnsi="Arial" w:cs="Arial"/>
                <w:sz w:val="40"/>
                <w:szCs w:val="40"/>
                <w:rtl/>
                <w:lang w:eastAsia="he-IL"/>
              </w:rPr>
            </w:pPr>
            <w:r w:rsidRPr="0022533C">
              <w:rPr>
                <w:rFonts w:ascii="Arial" w:hAnsi="Arial" w:cs="Arial" w:hint="cs"/>
                <w:sz w:val="40"/>
                <w:szCs w:val="40"/>
                <w:rtl/>
                <w:lang w:eastAsia="he-IL"/>
              </w:rPr>
              <w:t>דו"ח סיכום</w:t>
            </w:r>
          </w:p>
        </w:tc>
      </w:tr>
      <w:tr w:rsidR="00876B60" w:rsidRPr="00FA6CEC" w14:paraId="75B62280" w14:textId="77777777" w:rsidTr="000F5357">
        <w:trPr>
          <w:trHeight w:val="546"/>
          <w:jc w:val="right"/>
        </w:trPr>
        <w:tc>
          <w:tcPr>
            <w:tcW w:w="8536" w:type="dxa"/>
            <w:gridSpan w:val="5"/>
          </w:tcPr>
          <w:p w14:paraId="3A62A73A" w14:textId="77777777" w:rsidR="00876B60" w:rsidRPr="00FA6CEC" w:rsidRDefault="00876B60" w:rsidP="000F5357">
            <w:pPr>
              <w:pStyle w:val="a6"/>
              <w:tabs>
                <w:tab w:val="right" w:leader="dot" w:pos="8296"/>
              </w:tabs>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876B60" w:rsidRPr="00FA6CEC" w14:paraId="4CF39664" w14:textId="77777777" w:rsidTr="000F5357">
        <w:trPr>
          <w:cantSplit/>
          <w:trHeight w:val="20"/>
          <w:jc w:val="right"/>
        </w:trPr>
        <w:tc>
          <w:tcPr>
            <w:tcW w:w="1660" w:type="dxa"/>
          </w:tcPr>
          <w:p w14:paraId="67567ECF" w14:textId="77777777" w:rsidR="00876B60" w:rsidRPr="00FA6CEC" w:rsidRDefault="00876B60" w:rsidP="000F5357">
            <w:pPr>
              <w:pStyle w:val="a6"/>
              <w:tabs>
                <w:tab w:val="right" w:leader="dot" w:pos="8296"/>
              </w:tabs>
              <w:spacing w:before="100" w:beforeAutospacing="1"/>
              <w:ind w:left="0" w:firstLine="0"/>
              <w:rPr>
                <w:rFonts w:ascii="Arial" w:hAnsi="Arial" w:cs="Arial"/>
                <w:sz w:val="52"/>
                <w:szCs w:val="52"/>
                <w:rtl/>
              </w:rPr>
            </w:pPr>
          </w:p>
        </w:tc>
        <w:tc>
          <w:tcPr>
            <w:tcW w:w="2696" w:type="dxa"/>
            <w:gridSpan w:val="2"/>
          </w:tcPr>
          <w:p w14:paraId="7C4BC434" w14:textId="77777777" w:rsidR="00876B60" w:rsidRPr="00FA6CEC" w:rsidRDefault="00876B60" w:rsidP="000F5357">
            <w:pPr>
              <w:pStyle w:val="a6"/>
              <w:tabs>
                <w:tab w:val="right" w:leader="dot" w:pos="8296"/>
              </w:tabs>
              <w:spacing w:before="100" w:beforeAutospacing="1"/>
              <w:ind w:left="0" w:firstLine="0"/>
              <w:rPr>
                <w:rFonts w:ascii="Arial" w:hAnsi="Arial" w:cs="Arial"/>
                <w:sz w:val="52"/>
                <w:szCs w:val="52"/>
                <w:rtl/>
              </w:rPr>
            </w:pPr>
            <w:r w:rsidRPr="00066BC2">
              <w:rPr>
                <w:rFonts w:asciiTheme="minorBidi" w:hAnsiTheme="minorBidi" w:cstheme="minorBidi"/>
                <w:sz w:val="32"/>
                <w:szCs w:val="32"/>
                <w:rtl/>
              </w:rPr>
              <w:t>שם: ברוך מקרו</w:t>
            </w:r>
          </w:p>
        </w:tc>
        <w:tc>
          <w:tcPr>
            <w:tcW w:w="4180" w:type="dxa"/>
            <w:gridSpan w:val="2"/>
          </w:tcPr>
          <w:p w14:paraId="01B30C82" w14:textId="77777777" w:rsidR="00876B60" w:rsidRPr="00FA6CEC" w:rsidRDefault="00876B60" w:rsidP="000F5357">
            <w:pPr>
              <w:pStyle w:val="a6"/>
              <w:tabs>
                <w:tab w:val="right" w:leader="dot" w:pos="8296"/>
              </w:tabs>
              <w:spacing w:before="100" w:beforeAutospacing="1"/>
              <w:ind w:left="0" w:firstLine="0"/>
              <w:rPr>
                <w:rFonts w:ascii="Arial" w:hAnsi="Arial" w:cs="Arial"/>
                <w:sz w:val="52"/>
                <w:szCs w:val="52"/>
                <w:rtl/>
              </w:rPr>
            </w:pPr>
            <w:r w:rsidRPr="00066BC2">
              <w:rPr>
                <w:rFonts w:asciiTheme="minorBidi" w:hAnsiTheme="minorBidi" w:cstheme="minorBidi"/>
                <w:sz w:val="32"/>
                <w:szCs w:val="32"/>
                <w:rtl/>
              </w:rPr>
              <w:t>ת.ז. 305420291</w:t>
            </w:r>
          </w:p>
        </w:tc>
      </w:tr>
      <w:tr w:rsidR="00876B60" w:rsidRPr="00FA6CEC" w14:paraId="48EB31A6" w14:textId="77777777" w:rsidTr="000F5357">
        <w:trPr>
          <w:cantSplit/>
          <w:trHeight w:val="20"/>
          <w:jc w:val="right"/>
        </w:trPr>
        <w:tc>
          <w:tcPr>
            <w:tcW w:w="1660" w:type="dxa"/>
          </w:tcPr>
          <w:p w14:paraId="37DD58E4" w14:textId="77777777" w:rsidR="00876B60" w:rsidRPr="00FA6CEC" w:rsidRDefault="00876B60" w:rsidP="000F5357">
            <w:pPr>
              <w:pStyle w:val="a6"/>
              <w:tabs>
                <w:tab w:val="right" w:leader="dot" w:pos="8296"/>
              </w:tabs>
              <w:spacing w:before="100" w:beforeAutospacing="1"/>
              <w:ind w:left="0" w:firstLine="0"/>
              <w:rPr>
                <w:rFonts w:ascii="Arial" w:hAnsi="Arial" w:cs="Arial"/>
                <w:sz w:val="52"/>
                <w:szCs w:val="52"/>
                <w:rtl/>
              </w:rPr>
            </w:pPr>
          </w:p>
        </w:tc>
        <w:tc>
          <w:tcPr>
            <w:tcW w:w="2696" w:type="dxa"/>
            <w:gridSpan w:val="2"/>
          </w:tcPr>
          <w:p w14:paraId="41A7F626" w14:textId="77777777" w:rsidR="00876B60" w:rsidRPr="00FA6CEC" w:rsidRDefault="00876B60" w:rsidP="000F5357">
            <w:pPr>
              <w:pStyle w:val="a6"/>
              <w:tabs>
                <w:tab w:val="right" w:leader="dot" w:pos="8296"/>
              </w:tabs>
              <w:ind w:left="0" w:firstLine="0"/>
              <w:rPr>
                <w:rFonts w:ascii="Arial" w:hAnsi="Arial" w:cs="Arial"/>
                <w:sz w:val="32"/>
                <w:szCs w:val="32"/>
                <w:rtl/>
              </w:rPr>
            </w:pPr>
            <w:r w:rsidRPr="00066BC2">
              <w:rPr>
                <w:rFonts w:asciiTheme="minorBidi" w:hAnsiTheme="minorBidi" w:cstheme="minorBidi"/>
                <w:sz w:val="32"/>
                <w:szCs w:val="32"/>
                <w:rtl/>
              </w:rPr>
              <w:t>שם: תומר אמינוף</w:t>
            </w:r>
          </w:p>
        </w:tc>
        <w:tc>
          <w:tcPr>
            <w:tcW w:w="4180" w:type="dxa"/>
            <w:gridSpan w:val="2"/>
          </w:tcPr>
          <w:p w14:paraId="639AE90B" w14:textId="77777777" w:rsidR="00876B60" w:rsidRPr="00FA6CEC" w:rsidRDefault="00876B60" w:rsidP="000F5357">
            <w:pPr>
              <w:pStyle w:val="a6"/>
              <w:tabs>
                <w:tab w:val="right" w:leader="dot" w:pos="8296"/>
              </w:tabs>
              <w:ind w:left="0" w:firstLine="0"/>
              <w:rPr>
                <w:rFonts w:ascii="Arial" w:hAnsi="Arial" w:cs="Arial"/>
                <w:sz w:val="32"/>
                <w:szCs w:val="32"/>
                <w:rtl/>
              </w:rPr>
            </w:pPr>
            <w:r w:rsidRPr="00066BC2">
              <w:rPr>
                <w:rFonts w:asciiTheme="minorBidi" w:hAnsiTheme="minorBidi" w:cstheme="minorBidi"/>
                <w:sz w:val="32"/>
                <w:szCs w:val="32"/>
                <w:rtl/>
              </w:rPr>
              <w:t>ת.ז. 313585069</w:t>
            </w:r>
          </w:p>
        </w:tc>
      </w:tr>
      <w:tr w:rsidR="00876B60" w:rsidRPr="00FA6CEC" w14:paraId="03593234" w14:textId="77777777" w:rsidTr="000F5357">
        <w:trPr>
          <w:jc w:val="right"/>
        </w:trPr>
        <w:tc>
          <w:tcPr>
            <w:tcW w:w="8536" w:type="dxa"/>
            <w:gridSpan w:val="5"/>
          </w:tcPr>
          <w:p w14:paraId="01DC814E" w14:textId="77777777" w:rsidR="00876B60" w:rsidRPr="00FA6CEC" w:rsidRDefault="00876B60" w:rsidP="000F5357">
            <w:pPr>
              <w:pStyle w:val="a6"/>
              <w:tabs>
                <w:tab w:val="right" w:leader="dot" w:pos="8296"/>
              </w:tabs>
              <w:spacing w:before="100" w:beforeAutospacing="1"/>
              <w:ind w:left="0" w:firstLine="0"/>
              <w:jc w:val="both"/>
              <w:rPr>
                <w:rFonts w:ascii="Arial" w:hAnsi="Arial" w:cs="Arial"/>
                <w:sz w:val="32"/>
                <w:szCs w:val="32"/>
                <w:rtl/>
              </w:rPr>
            </w:pPr>
            <w:r w:rsidRPr="00FA6CEC">
              <w:rPr>
                <w:rFonts w:ascii="Arial" w:hAnsi="Arial" w:cs="Arial"/>
                <w:sz w:val="32"/>
                <w:szCs w:val="32"/>
                <w:rtl/>
              </w:rPr>
              <w:t>מנחים:</w:t>
            </w:r>
          </w:p>
        </w:tc>
      </w:tr>
      <w:tr w:rsidR="00876B60" w:rsidRPr="00FA6CEC" w14:paraId="6B6A66C6" w14:textId="77777777" w:rsidTr="000F5357">
        <w:trPr>
          <w:trHeight w:val="504"/>
          <w:jc w:val="right"/>
        </w:trPr>
        <w:tc>
          <w:tcPr>
            <w:tcW w:w="1660" w:type="dxa"/>
          </w:tcPr>
          <w:p w14:paraId="0FE7B675" w14:textId="77777777" w:rsidR="00876B60" w:rsidRPr="002337CC" w:rsidRDefault="00876B60" w:rsidP="000F5357">
            <w:pPr>
              <w:pStyle w:val="a6"/>
              <w:tabs>
                <w:tab w:val="right" w:leader="dot" w:pos="8296"/>
              </w:tabs>
              <w:spacing w:before="100" w:beforeAutospacing="1"/>
              <w:ind w:left="0" w:firstLine="0"/>
              <w:jc w:val="both"/>
              <w:rPr>
                <w:rFonts w:ascii="Arial" w:hAnsi="Arial" w:cs="Arial"/>
                <w:sz w:val="28"/>
                <w:szCs w:val="28"/>
                <w:rtl/>
              </w:rPr>
            </w:pPr>
          </w:p>
        </w:tc>
        <w:tc>
          <w:tcPr>
            <w:tcW w:w="2696" w:type="dxa"/>
            <w:gridSpan w:val="2"/>
          </w:tcPr>
          <w:p w14:paraId="474F6E80" w14:textId="77777777" w:rsidR="00876B60" w:rsidRPr="00FA6CEC" w:rsidRDefault="00876B60" w:rsidP="000F5357">
            <w:pPr>
              <w:pStyle w:val="a6"/>
              <w:tabs>
                <w:tab w:val="right" w:leader="dot" w:pos="8296"/>
              </w:tabs>
              <w:spacing w:before="100" w:beforeAutospacing="1"/>
              <w:ind w:left="0" w:firstLine="0"/>
              <w:jc w:val="both"/>
              <w:rPr>
                <w:rFonts w:ascii="Arial" w:hAnsi="Arial" w:cs="Arial"/>
                <w:sz w:val="32"/>
                <w:szCs w:val="32"/>
                <w:rtl/>
              </w:rPr>
            </w:pPr>
            <w:r>
              <w:rPr>
                <w:rFonts w:asciiTheme="minorBidi" w:hAnsiTheme="minorBidi" w:cstheme="minorBidi" w:hint="cs"/>
                <w:sz w:val="32"/>
                <w:szCs w:val="32"/>
                <w:rtl/>
              </w:rPr>
              <w:t xml:space="preserve">ד"ר </w:t>
            </w:r>
            <w:r w:rsidRPr="00066BC2">
              <w:rPr>
                <w:rFonts w:asciiTheme="minorBidi" w:hAnsiTheme="minorBidi" w:cstheme="minorBidi"/>
                <w:sz w:val="32"/>
                <w:szCs w:val="32"/>
                <w:rtl/>
              </w:rPr>
              <w:t>עופר בר שלום</w:t>
            </w:r>
          </w:p>
        </w:tc>
        <w:tc>
          <w:tcPr>
            <w:tcW w:w="4180" w:type="dxa"/>
            <w:gridSpan w:val="2"/>
          </w:tcPr>
          <w:p w14:paraId="4D4F0472" w14:textId="77777777" w:rsidR="00876B60" w:rsidRPr="00FA6CEC" w:rsidRDefault="00876B60" w:rsidP="000F5357">
            <w:pPr>
              <w:pStyle w:val="a6"/>
              <w:tabs>
                <w:tab w:val="right" w:leader="dot" w:pos="8296"/>
              </w:tabs>
              <w:spacing w:before="100" w:beforeAutospacing="1"/>
              <w:ind w:left="0" w:firstLine="0"/>
              <w:jc w:val="both"/>
              <w:rPr>
                <w:rFonts w:ascii="Arial" w:hAnsi="Arial" w:cs="Arial"/>
                <w:sz w:val="32"/>
                <w:szCs w:val="32"/>
                <w:rtl/>
              </w:rPr>
            </w:pPr>
          </w:p>
        </w:tc>
      </w:tr>
      <w:tr w:rsidR="00876B60" w:rsidRPr="00FA6CEC" w14:paraId="668F51DE" w14:textId="77777777" w:rsidTr="000F5357">
        <w:trPr>
          <w:trHeight w:val="432"/>
          <w:jc w:val="right"/>
        </w:trPr>
        <w:tc>
          <w:tcPr>
            <w:tcW w:w="8536" w:type="dxa"/>
            <w:gridSpan w:val="5"/>
          </w:tcPr>
          <w:p w14:paraId="6BF5A034" w14:textId="77777777" w:rsidR="00876B60" w:rsidRDefault="00876B60" w:rsidP="000F5357">
            <w:pPr>
              <w:pStyle w:val="a6"/>
              <w:tabs>
                <w:tab w:val="left" w:pos="935"/>
                <w:tab w:val="right" w:leader="dot" w:pos="8296"/>
              </w:tabs>
              <w:spacing w:before="100" w:beforeAutospacing="1"/>
              <w:ind w:left="482" w:hanging="482"/>
              <w:jc w:val="both"/>
              <w:rPr>
                <w:rFonts w:ascii="Arial" w:hAnsi="Arial" w:cs="Arial"/>
                <w:sz w:val="32"/>
                <w:szCs w:val="32"/>
                <w:rtl/>
              </w:rPr>
            </w:pPr>
          </w:p>
          <w:p w14:paraId="490FE8D8" w14:textId="77777777" w:rsidR="00876B60" w:rsidRDefault="00876B60" w:rsidP="000F5357">
            <w:pPr>
              <w:pStyle w:val="a6"/>
              <w:tabs>
                <w:tab w:val="left" w:pos="935"/>
                <w:tab w:val="right" w:leader="dot" w:pos="8296"/>
              </w:tabs>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חברת "אינטל" </w:t>
            </w:r>
            <w:r>
              <w:rPr>
                <w:rFonts w:ascii="Arial" w:hAnsi="Arial" w:cs="Arial"/>
                <w:sz w:val="32"/>
                <w:szCs w:val="32"/>
                <w:rtl/>
              </w:rPr>
              <w:t>–</w:t>
            </w:r>
            <w:r>
              <w:rPr>
                <w:rFonts w:ascii="Arial" w:hAnsi="Arial" w:cs="Arial" w:hint="cs"/>
                <w:sz w:val="32"/>
                <w:szCs w:val="32"/>
                <w:rtl/>
              </w:rPr>
              <w:t xml:space="preserve"> פתח תקווה</w:t>
            </w:r>
          </w:p>
          <w:p w14:paraId="02648D59" w14:textId="77777777" w:rsidR="00876B60" w:rsidRPr="002337CC" w:rsidRDefault="00876B60" w:rsidP="000F5357">
            <w:pPr>
              <w:spacing w:before="100" w:beforeAutospacing="1"/>
              <w:ind w:left="656"/>
              <w:jc w:val="both"/>
              <w:rPr>
                <w:rtl/>
                <w:lang w:eastAsia="he-IL"/>
              </w:rPr>
            </w:pPr>
          </w:p>
        </w:tc>
      </w:tr>
    </w:tbl>
    <w:p w14:paraId="049C8989" w14:textId="77777777" w:rsidR="00A22EC9" w:rsidRDefault="005E0E72" w:rsidP="00377F1A">
      <w:pPr>
        <w:rPr>
          <w:rFonts w:ascii="Arial" w:eastAsia="Times New Roman" w:hAnsi="Arial" w:cs="Arial"/>
          <w:b/>
          <w:bCs/>
          <w:kern w:val="28"/>
          <w:sz w:val="32"/>
          <w:szCs w:val="32"/>
          <w:rtl/>
        </w:rPr>
      </w:pPr>
      <w:r>
        <w:rPr>
          <w:rtl/>
        </w:rPr>
        <w:br w:type="page"/>
      </w:r>
      <w:bookmarkStart w:id="2" w:name="_Toc312310373"/>
    </w:p>
    <w:p w14:paraId="0454F84F" w14:textId="77777777" w:rsidR="000D33F0" w:rsidRDefault="000D33F0" w:rsidP="000D33F0">
      <w:pPr>
        <w:pStyle w:val="a7"/>
      </w:pPr>
      <w:bookmarkStart w:id="3" w:name="_Toc485141332"/>
      <w:r>
        <w:rPr>
          <w:rFonts w:hint="cs"/>
          <w:rtl/>
        </w:rPr>
        <w:lastRenderedPageBreak/>
        <w:t>תוכן עניינים</w:t>
      </w:r>
      <w:bookmarkEnd w:id="3"/>
    </w:p>
    <w:p w14:paraId="4AC69044" w14:textId="6A6197C7" w:rsidR="00CF7F10" w:rsidRDefault="00E57DB7">
      <w:pPr>
        <w:pStyle w:val="TOC1"/>
        <w:rPr>
          <w:rFonts w:eastAsiaTheme="minorEastAsia" w:cstheme="minorBidi"/>
          <w:b w:val="0"/>
          <w:bCs w:val="0"/>
          <w:noProof/>
          <w:sz w:val="22"/>
          <w:szCs w:val="22"/>
          <w:rtl/>
        </w:rPr>
      </w:pPr>
      <w:r>
        <w:rPr>
          <w:b w:val="0"/>
          <w:bCs w:val="0"/>
          <w:rtl/>
        </w:rPr>
        <w:fldChar w:fldCharType="begin"/>
      </w:r>
      <w:r>
        <w:rPr>
          <w:rFonts w:cs="Times New Roman"/>
          <w:b w:val="0"/>
          <w:bCs w:val="0"/>
          <w:rtl/>
        </w:rPr>
        <w:instrText xml:space="preserve"> </w:instrText>
      </w:r>
      <w:r>
        <w:rPr>
          <w:b w:val="0"/>
          <w:bCs w:val="0"/>
        </w:rPr>
        <w:instrText>TOC</w:instrText>
      </w:r>
      <w:r>
        <w:rPr>
          <w:rFonts w:cs="Times New Roman"/>
          <w:b w:val="0"/>
          <w:bCs w:val="0"/>
          <w:rtl/>
        </w:rPr>
        <w:instrText xml:space="preserve"> \</w:instrText>
      </w:r>
      <w:r>
        <w:rPr>
          <w:b w:val="0"/>
          <w:bCs w:val="0"/>
        </w:rPr>
        <w:instrText>o "1-2" \h \z \u</w:instrText>
      </w:r>
      <w:r>
        <w:rPr>
          <w:rFonts w:cs="Times New Roman"/>
          <w:b w:val="0"/>
          <w:bCs w:val="0"/>
          <w:rtl/>
        </w:rPr>
        <w:instrText xml:space="preserve"> </w:instrText>
      </w:r>
      <w:r>
        <w:rPr>
          <w:b w:val="0"/>
          <w:bCs w:val="0"/>
          <w:rtl/>
        </w:rPr>
        <w:fldChar w:fldCharType="separate"/>
      </w:r>
      <w:hyperlink w:anchor="_Toc485141332" w:history="1">
        <w:r w:rsidR="00CF7F10" w:rsidRPr="00D36868">
          <w:rPr>
            <w:rStyle w:val="Hyperlink"/>
            <w:rFonts w:cs="Times New Roman"/>
            <w:noProof/>
            <w:rtl/>
          </w:rPr>
          <w:t>תוכן עניינים</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Toc485141332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2</w:t>
        </w:r>
        <w:r w:rsidR="00CF7F10">
          <w:rPr>
            <w:noProof/>
            <w:webHidden/>
            <w:rtl/>
          </w:rPr>
          <w:fldChar w:fldCharType="end"/>
        </w:r>
      </w:hyperlink>
    </w:p>
    <w:p w14:paraId="3E9968EE" w14:textId="77777777" w:rsidR="00CF7F10" w:rsidRDefault="00E55253">
      <w:pPr>
        <w:pStyle w:val="TOC1"/>
        <w:rPr>
          <w:rFonts w:eastAsiaTheme="minorEastAsia" w:cstheme="minorBidi"/>
          <w:b w:val="0"/>
          <w:bCs w:val="0"/>
          <w:noProof/>
          <w:sz w:val="22"/>
          <w:szCs w:val="22"/>
          <w:rtl/>
        </w:rPr>
      </w:pPr>
      <w:hyperlink w:anchor="_Toc485141333" w:history="1">
        <w:r w:rsidR="00CF7F10" w:rsidRPr="00D36868">
          <w:rPr>
            <w:rStyle w:val="Hyperlink"/>
            <w:rFonts w:cs="Times New Roman"/>
            <w:noProof/>
            <w:rtl/>
          </w:rPr>
          <w:t>איורים</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Toc485141333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3</w:t>
        </w:r>
        <w:r w:rsidR="00CF7F10">
          <w:rPr>
            <w:noProof/>
            <w:webHidden/>
            <w:rtl/>
          </w:rPr>
          <w:fldChar w:fldCharType="end"/>
        </w:r>
      </w:hyperlink>
    </w:p>
    <w:p w14:paraId="1E5B3F57" w14:textId="77777777" w:rsidR="00CF7F10" w:rsidRDefault="00E55253">
      <w:pPr>
        <w:pStyle w:val="TOC1"/>
        <w:rPr>
          <w:rFonts w:eastAsiaTheme="minorEastAsia" w:cstheme="minorBidi"/>
          <w:b w:val="0"/>
          <w:bCs w:val="0"/>
          <w:noProof/>
          <w:sz w:val="22"/>
          <w:szCs w:val="22"/>
          <w:rtl/>
        </w:rPr>
      </w:pPr>
      <w:hyperlink w:anchor="_Toc485141334" w:history="1">
        <w:r w:rsidR="00CF7F10" w:rsidRPr="00D36868">
          <w:rPr>
            <w:rStyle w:val="Hyperlink"/>
            <w:rFonts w:cs="Times New Roman"/>
            <w:noProof/>
            <w:rtl/>
          </w:rPr>
          <w:t>טבלאות</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Toc485141334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3</w:t>
        </w:r>
        <w:r w:rsidR="00CF7F10">
          <w:rPr>
            <w:noProof/>
            <w:webHidden/>
            <w:rtl/>
          </w:rPr>
          <w:fldChar w:fldCharType="end"/>
        </w:r>
      </w:hyperlink>
    </w:p>
    <w:p w14:paraId="2D99AE05" w14:textId="77777777" w:rsidR="00CF7F10" w:rsidRDefault="00E55253">
      <w:pPr>
        <w:pStyle w:val="TOC1"/>
        <w:rPr>
          <w:rFonts w:eastAsiaTheme="minorEastAsia" w:cstheme="minorBidi"/>
          <w:b w:val="0"/>
          <w:bCs w:val="0"/>
          <w:noProof/>
          <w:sz w:val="22"/>
          <w:szCs w:val="22"/>
          <w:rtl/>
        </w:rPr>
      </w:pPr>
      <w:hyperlink w:anchor="_Toc485141335" w:history="1">
        <w:r w:rsidR="00CF7F10" w:rsidRPr="00D36868">
          <w:rPr>
            <w:rStyle w:val="Hyperlink"/>
            <w:rFonts w:cs="Times New Roman"/>
            <w:noProof/>
            <w:rtl/>
          </w:rPr>
          <w:t>תקציר</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Toc485141335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4</w:t>
        </w:r>
        <w:r w:rsidR="00CF7F10">
          <w:rPr>
            <w:noProof/>
            <w:webHidden/>
            <w:rtl/>
          </w:rPr>
          <w:fldChar w:fldCharType="end"/>
        </w:r>
      </w:hyperlink>
    </w:p>
    <w:p w14:paraId="7BB5BF3E" w14:textId="77777777" w:rsidR="00CF7F10" w:rsidRDefault="00E55253">
      <w:pPr>
        <w:pStyle w:val="TOC1"/>
        <w:tabs>
          <w:tab w:val="left" w:pos="1540"/>
        </w:tabs>
        <w:rPr>
          <w:rFonts w:eastAsiaTheme="minorEastAsia" w:cstheme="minorBidi"/>
          <w:b w:val="0"/>
          <w:bCs w:val="0"/>
          <w:noProof/>
          <w:sz w:val="22"/>
          <w:szCs w:val="22"/>
          <w:rtl/>
        </w:rPr>
      </w:pPr>
      <w:hyperlink w:anchor="_Toc485141336" w:history="1">
        <w:r w:rsidR="00CF7F10" w:rsidRPr="00D36868">
          <w:rPr>
            <w:rStyle w:val="Hyperlink"/>
            <w:noProof/>
            <w:rtl/>
          </w:rPr>
          <w:t>1</w:t>
        </w:r>
        <w:r w:rsidR="00CF7F10">
          <w:rPr>
            <w:rFonts w:eastAsiaTheme="minorEastAsia" w:cstheme="minorBidi"/>
            <w:b w:val="0"/>
            <w:bCs w:val="0"/>
            <w:noProof/>
            <w:sz w:val="22"/>
            <w:szCs w:val="22"/>
            <w:rtl/>
          </w:rPr>
          <w:tab/>
        </w:r>
        <w:r w:rsidR="00CF7F10" w:rsidRPr="00D36868">
          <w:rPr>
            <w:rStyle w:val="Hyperlink"/>
            <w:rFonts w:cs="Times New Roman"/>
            <w:noProof/>
            <w:rtl/>
          </w:rPr>
          <w:t>הקדמה</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Toc485141336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4</w:t>
        </w:r>
        <w:r w:rsidR="00CF7F10">
          <w:rPr>
            <w:noProof/>
            <w:webHidden/>
            <w:rtl/>
          </w:rPr>
          <w:fldChar w:fldCharType="end"/>
        </w:r>
      </w:hyperlink>
    </w:p>
    <w:p w14:paraId="0676AE08" w14:textId="77777777" w:rsidR="00CF7F10" w:rsidRDefault="00E55253">
      <w:pPr>
        <w:pStyle w:val="TOC1"/>
        <w:tabs>
          <w:tab w:val="left" w:pos="1540"/>
        </w:tabs>
        <w:rPr>
          <w:rFonts w:eastAsiaTheme="minorEastAsia" w:cstheme="minorBidi"/>
          <w:b w:val="0"/>
          <w:bCs w:val="0"/>
          <w:noProof/>
          <w:sz w:val="22"/>
          <w:szCs w:val="22"/>
          <w:rtl/>
        </w:rPr>
      </w:pPr>
      <w:hyperlink w:anchor="_Toc485141337" w:history="1">
        <w:r w:rsidR="00CF7F10" w:rsidRPr="00D36868">
          <w:rPr>
            <w:rStyle w:val="Hyperlink"/>
            <w:noProof/>
            <w:rtl/>
          </w:rPr>
          <w:t>2</w:t>
        </w:r>
        <w:r w:rsidR="00CF7F10">
          <w:rPr>
            <w:rFonts w:eastAsiaTheme="minorEastAsia" w:cstheme="minorBidi"/>
            <w:b w:val="0"/>
            <w:bCs w:val="0"/>
            <w:noProof/>
            <w:sz w:val="22"/>
            <w:szCs w:val="22"/>
            <w:rtl/>
          </w:rPr>
          <w:tab/>
        </w:r>
        <w:r w:rsidR="00CF7F10" w:rsidRPr="00D36868">
          <w:rPr>
            <w:rStyle w:val="Hyperlink"/>
            <w:rFonts w:cs="Times New Roman"/>
            <w:noProof/>
            <w:rtl/>
          </w:rPr>
          <w:t>רקע תיאורטי</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Toc485141337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5</w:t>
        </w:r>
        <w:r w:rsidR="00CF7F10">
          <w:rPr>
            <w:noProof/>
            <w:webHidden/>
            <w:rtl/>
          </w:rPr>
          <w:fldChar w:fldCharType="end"/>
        </w:r>
      </w:hyperlink>
    </w:p>
    <w:p w14:paraId="11FF09CE" w14:textId="77777777" w:rsidR="00CF7F10" w:rsidRDefault="00E55253">
      <w:pPr>
        <w:pStyle w:val="TOC2"/>
        <w:tabs>
          <w:tab w:val="left" w:pos="2855"/>
        </w:tabs>
        <w:rPr>
          <w:rFonts w:eastAsiaTheme="minorEastAsia" w:cstheme="minorBidi"/>
          <w:i w:val="0"/>
          <w:iCs w:val="0"/>
          <w:noProof/>
          <w:sz w:val="22"/>
          <w:szCs w:val="22"/>
          <w:rtl/>
        </w:rPr>
      </w:pPr>
      <w:hyperlink w:anchor="_Toc485141338" w:history="1">
        <w:r w:rsidR="00CF7F10" w:rsidRPr="00D36868">
          <w:rPr>
            <w:rStyle w:val="Hyperlink"/>
            <w:noProof/>
          </w:rPr>
          <w:t>2.1</w:t>
        </w:r>
        <w:r w:rsidR="00CF7F10">
          <w:rPr>
            <w:rFonts w:eastAsiaTheme="minorEastAsia" w:cstheme="minorBidi"/>
            <w:i w:val="0"/>
            <w:iCs w:val="0"/>
            <w:noProof/>
            <w:sz w:val="22"/>
            <w:szCs w:val="22"/>
            <w:rtl/>
          </w:rPr>
          <w:tab/>
        </w:r>
        <w:r w:rsidR="00CF7F10" w:rsidRPr="00D36868">
          <w:rPr>
            <w:rStyle w:val="Hyperlink"/>
            <w:noProof/>
          </w:rPr>
          <w:t>Trilateration</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Toc485141338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5</w:t>
        </w:r>
        <w:r w:rsidR="00CF7F10">
          <w:rPr>
            <w:noProof/>
            <w:webHidden/>
            <w:rtl/>
          </w:rPr>
          <w:fldChar w:fldCharType="end"/>
        </w:r>
      </w:hyperlink>
    </w:p>
    <w:p w14:paraId="0027CD5A" w14:textId="77777777" w:rsidR="00CF7F10" w:rsidRDefault="00E55253">
      <w:pPr>
        <w:pStyle w:val="TOC2"/>
        <w:tabs>
          <w:tab w:val="left" w:pos="2095"/>
        </w:tabs>
        <w:rPr>
          <w:rFonts w:eastAsiaTheme="minorEastAsia" w:cstheme="minorBidi"/>
          <w:i w:val="0"/>
          <w:iCs w:val="0"/>
          <w:noProof/>
          <w:sz w:val="22"/>
          <w:szCs w:val="22"/>
          <w:rtl/>
        </w:rPr>
      </w:pPr>
      <w:hyperlink w:anchor="_Toc485141339" w:history="1">
        <w:r w:rsidR="00CF7F10" w:rsidRPr="00D36868">
          <w:rPr>
            <w:rStyle w:val="Hyperlink"/>
            <w:noProof/>
            <w:rtl/>
          </w:rPr>
          <w:t>2.2</w:t>
        </w:r>
        <w:r w:rsidR="00CF7F10">
          <w:rPr>
            <w:rFonts w:eastAsiaTheme="minorEastAsia" w:cstheme="minorBidi"/>
            <w:i w:val="0"/>
            <w:iCs w:val="0"/>
            <w:noProof/>
            <w:sz w:val="22"/>
            <w:szCs w:val="22"/>
            <w:rtl/>
          </w:rPr>
          <w:tab/>
        </w:r>
        <w:r w:rsidR="00CF7F10" w:rsidRPr="00D36868">
          <w:rPr>
            <w:rStyle w:val="Hyperlink"/>
            <w:rFonts w:cs="Times New Roman"/>
            <w:noProof/>
            <w:rtl/>
            <w:lang w:val="en-GB"/>
          </w:rPr>
          <w:t>בעיית ה</w:t>
        </w:r>
        <w:r w:rsidR="00CF7F10" w:rsidRPr="00D36868">
          <w:rPr>
            <w:rStyle w:val="Hyperlink"/>
            <w:noProof/>
            <w:rtl/>
            <w:lang w:val="en-GB"/>
          </w:rPr>
          <w:t>-</w:t>
        </w:r>
        <w:r w:rsidR="00CF7F10" w:rsidRPr="00D36868">
          <w:rPr>
            <w:rStyle w:val="Hyperlink"/>
            <w:noProof/>
          </w:rPr>
          <w:t>Co-Linearity</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Toc485141339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5</w:t>
        </w:r>
        <w:r w:rsidR="00CF7F10">
          <w:rPr>
            <w:noProof/>
            <w:webHidden/>
            <w:rtl/>
          </w:rPr>
          <w:fldChar w:fldCharType="end"/>
        </w:r>
      </w:hyperlink>
    </w:p>
    <w:p w14:paraId="11FD9AF0" w14:textId="77777777" w:rsidR="00CF7F10" w:rsidRDefault="00E55253">
      <w:pPr>
        <w:pStyle w:val="TOC2"/>
        <w:tabs>
          <w:tab w:val="left" w:pos="2095"/>
        </w:tabs>
        <w:rPr>
          <w:rFonts w:eastAsiaTheme="minorEastAsia" w:cstheme="minorBidi"/>
          <w:i w:val="0"/>
          <w:iCs w:val="0"/>
          <w:noProof/>
          <w:sz w:val="22"/>
          <w:szCs w:val="22"/>
          <w:rtl/>
        </w:rPr>
      </w:pPr>
      <w:hyperlink w:anchor="_Toc485141340" w:history="1">
        <w:r w:rsidR="00CF7F10" w:rsidRPr="00D36868">
          <w:rPr>
            <w:rStyle w:val="Hyperlink"/>
            <w:noProof/>
          </w:rPr>
          <w:t>2.3</w:t>
        </w:r>
        <w:r w:rsidR="00CF7F10">
          <w:rPr>
            <w:rFonts w:eastAsiaTheme="minorEastAsia" w:cstheme="minorBidi"/>
            <w:i w:val="0"/>
            <w:iCs w:val="0"/>
            <w:noProof/>
            <w:sz w:val="22"/>
            <w:szCs w:val="22"/>
            <w:rtl/>
          </w:rPr>
          <w:tab/>
        </w:r>
        <w:r w:rsidR="00CF7F10" w:rsidRPr="00D36868">
          <w:rPr>
            <w:rStyle w:val="Hyperlink"/>
            <w:rFonts w:cs="Times New Roman"/>
            <w:noProof/>
            <w:rtl/>
          </w:rPr>
          <w:t xml:space="preserve">אלגוריתם </w:t>
        </w:r>
        <w:r w:rsidR="00CF7F10" w:rsidRPr="00D36868">
          <w:rPr>
            <w:rStyle w:val="Hyperlink"/>
            <w:noProof/>
            <w:rtl/>
          </w:rPr>
          <w:t>1</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Toc485141340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6</w:t>
        </w:r>
        <w:r w:rsidR="00CF7F10">
          <w:rPr>
            <w:noProof/>
            <w:webHidden/>
            <w:rtl/>
          </w:rPr>
          <w:fldChar w:fldCharType="end"/>
        </w:r>
      </w:hyperlink>
    </w:p>
    <w:p w14:paraId="492DA73B" w14:textId="77777777" w:rsidR="00CF7F10" w:rsidRDefault="00E55253">
      <w:pPr>
        <w:pStyle w:val="TOC2"/>
        <w:tabs>
          <w:tab w:val="left" w:pos="2095"/>
        </w:tabs>
        <w:rPr>
          <w:rFonts w:eastAsiaTheme="minorEastAsia" w:cstheme="minorBidi"/>
          <w:i w:val="0"/>
          <w:iCs w:val="0"/>
          <w:noProof/>
          <w:sz w:val="22"/>
          <w:szCs w:val="22"/>
          <w:rtl/>
        </w:rPr>
      </w:pPr>
      <w:hyperlink w:anchor="_Toc485141341" w:history="1">
        <w:r w:rsidR="00CF7F10" w:rsidRPr="00D36868">
          <w:rPr>
            <w:rStyle w:val="Hyperlink"/>
            <w:noProof/>
          </w:rPr>
          <w:t>2.4</w:t>
        </w:r>
        <w:r w:rsidR="00CF7F10">
          <w:rPr>
            <w:rFonts w:eastAsiaTheme="minorEastAsia" w:cstheme="minorBidi"/>
            <w:i w:val="0"/>
            <w:iCs w:val="0"/>
            <w:noProof/>
            <w:sz w:val="22"/>
            <w:szCs w:val="22"/>
            <w:rtl/>
          </w:rPr>
          <w:tab/>
        </w:r>
        <w:r w:rsidR="00CF7F10" w:rsidRPr="00D36868">
          <w:rPr>
            <w:rStyle w:val="Hyperlink"/>
            <w:rFonts w:cs="Times New Roman"/>
            <w:noProof/>
            <w:rtl/>
          </w:rPr>
          <w:t xml:space="preserve">אלגוריתם </w:t>
        </w:r>
        <w:r w:rsidR="00CF7F10" w:rsidRPr="00D36868">
          <w:rPr>
            <w:rStyle w:val="Hyperlink"/>
            <w:noProof/>
            <w:rtl/>
          </w:rPr>
          <w:t>2</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Toc485141341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7</w:t>
        </w:r>
        <w:r w:rsidR="00CF7F10">
          <w:rPr>
            <w:noProof/>
            <w:webHidden/>
            <w:rtl/>
          </w:rPr>
          <w:fldChar w:fldCharType="end"/>
        </w:r>
      </w:hyperlink>
    </w:p>
    <w:p w14:paraId="7775538F" w14:textId="77777777" w:rsidR="00CF7F10" w:rsidRDefault="00E55253">
      <w:pPr>
        <w:pStyle w:val="TOC2"/>
        <w:tabs>
          <w:tab w:val="left" w:pos="2095"/>
        </w:tabs>
        <w:rPr>
          <w:rFonts w:eastAsiaTheme="minorEastAsia" w:cstheme="minorBidi"/>
          <w:i w:val="0"/>
          <w:iCs w:val="0"/>
          <w:noProof/>
          <w:sz w:val="22"/>
          <w:szCs w:val="22"/>
          <w:rtl/>
        </w:rPr>
      </w:pPr>
      <w:hyperlink w:anchor="_Toc485141342" w:history="1">
        <w:r w:rsidR="00CF7F10" w:rsidRPr="00D36868">
          <w:rPr>
            <w:rStyle w:val="Hyperlink"/>
            <w:noProof/>
          </w:rPr>
          <w:t>2.5</w:t>
        </w:r>
        <w:r w:rsidR="00CF7F10">
          <w:rPr>
            <w:rFonts w:eastAsiaTheme="minorEastAsia" w:cstheme="minorBidi"/>
            <w:i w:val="0"/>
            <w:iCs w:val="0"/>
            <w:noProof/>
            <w:sz w:val="22"/>
            <w:szCs w:val="22"/>
            <w:rtl/>
          </w:rPr>
          <w:tab/>
        </w:r>
        <w:r w:rsidR="00CF7F10" w:rsidRPr="00D36868">
          <w:rPr>
            <w:rStyle w:val="Hyperlink"/>
            <w:rFonts w:cs="Times New Roman"/>
            <w:noProof/>
            <w:rtl/>
          </w:rPr>
          <w:t>משקול לפי מרחקים</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Toc485141342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7</w:t>
        </w:r>
        <w:r w:rsidR="00CF7F10">
          <w:rPr>
            <w:noProof/>
            <w:webHidden/>
            <w:rtl/>
          </w:rPr>
          <w:fldChar w:fldCharType="end"/>
        </w:r>
      </w:hyperlink>
    </w:p>
    <w:p w14:paraId="6B139227" w14:textId="77777777" w:rsidR="00CF7F10" w:rsidRDefault="00E55253">
      <w:pPr>
        <w:pStyle w:val="TOC1"/>
        <w:tabs>
          <w:tab w:val="left" w:pos="1540"/>
        </w:tabs>
        <w:rPr>
          <w:rFonts w:eastAsiaTheme="minorEastAsia" w:cstheme="minorBidi"/>
          <w:b w:val="0"/>
          <w:bCs w:val="0"/>
          <w:noProof/>
          <w:sz w:val="22"/>
          <w:szCs w:val="22"/>
          <w:rtl/>
        </w:rPr>
      </w:pPr>
      <w:hyperlink w:anchor="_Toc485141343" w:history="1">
        <w:r w:rsidR="00CF7F10" w:rsidRPr="00D36868">
          <w:rPr>
            <w:rStyle w:val="Hyperlink"/>
            <w:noProof/>
            <w:rtl/>
          </w:rPr>
          <w:t>3</w:t>
        </w:r>
        <w:r w:rsidR="00CF7F10">
          <w:rPr>
            <w:rFonts w:eastAsiaTheme="minorEastAsia" w:cstheme="minorBidi"/>
            <w:b w:val="0"/>
            <w:bCs w:val="0"/>
            <w:noProof/>
            <w:sz w:val="22"/>
            <w:szCs w:val="22"/>
            <w:rtl/>
          </w:rPr>
          <w:tab/>
        </w:r>
        <w:r w:rsidR="00CF7F10" w:rsidRPr="00D36868">
          <w:rPr>
            <w:rStyle w:val="Hyperlink"/>
            <w:rFonts w:cs="Times New Roman"/>
            <w:noProof/>
            <w:rtl/>
          </w:rPr>
          <w:t>סימולציה</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Toc485141343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7</w:t>
        </w:r>
        <w:r w:rsidR="00CF7F10">
          <w:rPr>
            <w:noProof/>
            <w:webHidden/>
            <w:rtl/>
          </w:rPr>
          <w:fldChar w:fldCharType="end"/>
        </w:r>
      </w:hyperlink>
    </w:p>
    <w:p w14:paraId="68DAD016" w14:textId="77777777" w:rsidR="00CF7F10" w:rsidRDefault="00E55253">
      <w:pPr>
        <w:pStyle w:val="TOC2"/>
        <w:tabs>
          <w:tab w:val="left" w:pos="2095"/>
        </w:tabs>
        <w:rPr>
          <w:rFonts w:eastAsiaTheme="minorEastAsia" w:cstheme="minorBidi"/>
          <w:i w:val="0"/>
          <w:iCs w:val="0"/>
          <w:noProof/>
          <w:sz w:val="22"/>
          <w:szCs w:val="22"/>
          <w:rtl/>
        </w:rPr>
      </w:pPr>
      <w:hyperlink w:anchor="_Toc485141344" w:history="1">
        <w:r w:rsidR="00CF7F10" w:rsidRPr="00D36868">
          <w:rPr>
            <w:rStyle w:val="Hyperlink"/>
            <w:noProof/>
            <w:rtl/>
          </w:rPr>
          <w:t>3.1</w:t>
        </w:r>
        <w:r w:rsidR="00CF7F10">
          <w:rPr>
            <w:rFonts w:eastAsiaTheme="minorEastAsia" w:cstheme="minorBidi"/>
            <w:i w:val="0"/>
            <w:iCs w:val="0"/>
            <w:noProof/>
            <w:sz w:val="22"/>
            <w:szCs w:val="22"/>
            <w:rtl/>
          </w:rPr>
          <w:tab/>
        </w:r>
        <w:r w:rsidR="00CF7F10" w:rsidRPr="00D36868">
          <w:rPr>
            <w:rStyle w:val="Hyperlink"/>
            <w:rFonts w:cs="Times New Roman"/>
            <w:noProof/>
            <w:rtl/>
          </w:rPr>
          <w:t>מבנה</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Toc485141344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7</w:t>
        </w:r>
        <w:r w:rsidR="00CF7F10">
          <w:rPr>
            <w:noProof/>
            <w:webHidden/>
            <w:rtl/>
          </w:rPr>
          <w:fldChar w:fldCharType="end"/>
        </w:r>
      </w:hyperlink>
    </w:p>
    <w:p w14:paraId="2D6DC7D1" w14:textId="77777777" w:rsidR="00CF7F10" w:rsidRDefault="00E55253">
      <w:pPr>
        <w:pStyle w:val="TOC2"/>
        <w:tabs>
          <w:tab w:val="left" w:pos="2095"/>
        </w:tabs>
        <w:rPr>
          <w:rFonts w:eastAsiaTheme="minorEastAsia" w:cstheme="minorBidi"/>
          <w:i w:val="0"/>
          <w:iCs w:val="0"/>
          <w:noProof/>
          <w:sz w:val="22"/>
          <w:szCs w:val="22"/>
          <w:rtl/>
        </w:rPr>
      </w:pPr>
      <w:hyperlink w:anchor="_Toc485141345" w:history="1">
        <w:r w:rsidR="00CF7F10" w:rsidRPr="00D36868">
          <w:rPr>
            <w:rStyle w:val="Hyperlink"/>
            <w:noProof/>
            <w:rtl/>
          </w:rPr>
          <w:t>3.2</w:t>
        </w:r>
        <w:r w:rsidR="00CF7F10">
          <w:rPr>
            <w:rFonts w:eastAsiaTheme="minorEastAsia" w:cstheme="minorBidi"/>
            <w:i w:val="0"/>
            <w:iCs w:val="0"/>
            <w:noProof/>
            <w:sz w:val="22"/>
            <w:szCs w:val="22"/>
            <w:rtl/>
          </w:rPr>
          <w:tab/>
        </w:r>
        <w:r w:rsidR="00CF7F10" w:rsidRPr="00D36868">
          <w:rPr>
            <w:rStyle w:val="Hyperlink"/>
            <w:rFonts w:cs="Times New Roman"/>
            <w:noProof/>
            <w:rtl/>
          </w:rPr>
          <w:t>מידול רעש מדידה</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Toc485141345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9</w:t>
        </w:r>
        <w:r w:rsidR="00CF7F10">
          <w:rPr>
            <w:noProof/>
            <w:webHidden/>
            <w:rtl/>
          </w:rPr>
          <w:fldChar w:fldCharType="end"/>
        </w:r>
      </w:hyperlink>
    </w:p>
    <w:p w14:paraId="67975F03" w14:textId="77777777" w:rsidR="00CF7F10" w:rsidRDefault="00E55253">
      <w:pPr>
        <w:pStyle w:val="TOC1"/>
        <w:tabs>
          <w:tab w:val="left" w:pos="1540"/>
        </w:tabs>
        <w:rPr>
          <w:rFonts w:eastAsiaTheme="minorEastAsia" w:cstheme="minorBidi"/>
          <w:b w:val="0"/>
          <w:bCs w:val="0"/>
          <w:noProof/>
          <w:sz w:val="22"/>
          <w:szCs w:val="22"/>
          <w:rtl/>
        </w:rPr>
      </w:pPr>
      <w:hyperlink w:anchor="_Toc485141346" w:history="1">
        <w:r w:rsidR="00CF7F10" w:rsidRPr="00D36868">
          <w:rPr>
            <w:rStyle w:val="Hyperlink"/>
            <w:noProof/>
            <w:rtl/>
          </w:rPr>
          <w:t>4</w:t>
        </w:r>
        <w:r w:rsidR="00CF7F10">
          <w:rPr>
            <w:rFonts w:eastAsiaTheme="minorEastAsia" w:cstheme="minorBidi"/>
            <w:b w:val="0"/>
            <w:bCs w:val="0"/>
            <w:noProof/>
            <w:sz w:val="22"/>
            <w:szCs w:val="22"/>
            <w:rtl/>
          </w:rPr>
          <w:tab/>
        </w:r>
        <w:r w:rsidR="00CF7F10" w:rsidRPr="00D36868">
          <w:rPr>
            <w:rStyle w:val="Hyperlink"/>
            <w:rFonts w:cs="Times New Roman"/>
            <w:noProof/>
            <w:rtl/>
          </w:rPr>
          <w:t>מימוש</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Toc485141346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10</w:t>
        </w:r>
        <w:r w:rsidR="00CF7F10">
          <w:rPr>
            <w:noProof/>
            <w:webHidden/>
            <w:rtl/>
          </w:rPr>
          <w:fldChar w:fldCharType="end"/>
        </w:r>
      </w:hyperlink>
    </w:p>
    <w:p w14:paraId="3524D7DF" w14:textId="77777777" w:rsidR="00CF7F10" w:rsidRDefault="00E55253">
      <w:pPr>
        <w:pStyle w:val="TOC2"/>
        <w:tabs>
          <w:tab w:val="left" w:pos="2359"/>
        </w:tabs>
        <w:rPr>
          <w:rFonts w:eastAsiaTheme="minorEastAsia" w:cstheme="minorBidi"/>
          <w:i w:val="0"/>
          <w:iCs w:val="0"/>
          <w:noProof/>
          <w:sz w:val="22"/>
          <w:szCs w:val="22"/>
          <w:rtl/>
        </w:rPr>
      </w:pPr>
      <w:hyperlink w:anchor="_Toc485141347" w:history="1">
        <w:r w:rsidR="00CF7F10" w:rsidRPr="00D36868">
          <w:rPr>
            <w:rStyle w:val="Hyperlink"/>
            <w:noProof/>
          </w:rPr>
          <w:t>4.1</w:t>
        </w:r>
        <w:r w:rsidR="00CF7F10">
          <w:rPr>
            <w:rFonts w:eastAsiaTheme="minorEastAsia" w:cstheme="minorBidi"/>
            <w:i w:val="0"/>
            <w:iCs w:val="0"/>
            <w:noProof/>
            <w:sz w:val="22"/>
            <w:szCs w:val="22"/>
            <w:rtl/>
          </w:rPr>
          <w:tab/>
        </w:r>
        <w:r w:rsidR="00CF7F10" w:rsidRPr="00D36868">
          <w:rPr>
            <w:rStyle w:val="Hyperlink"/>
            <w:noProof/>
          </w:rPr>
          <w:t>Parser</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Toc485141347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11</w:t>
        </w:r>
        <w:r w:rsidR="00CF7F10">
          <w:rPr>
            <w:noProof/>
            <w:webHidden/>
            <w:rtl/>
          </w:rPr>
          <w:fldChar w:fldCharType="end"/>
        </w:r>
      </w:hyperlink>
    </w:p>
    <w:p w14:paraId="617A616C" w14:textId="77777777" w:rsidR="00CF7F10" w:rsidRDefault="00E55253">
      <w:pPr>
        <w:pStyle w:val="TOC2"/>
        <w:tabs>
          <w:tab w:val="left" w:pos="3460"/>
        </w:tabs>
        <w:rPr>
          <w:rFonts w:eastAsiaTheme="minorEastAsia" w:cstheme="minorBidi"/>
          <w:i w:val="0"/>
          <w:iCs w:val="0"/>
          <w:noProof/>
          <w:sz w:val="22"/>
          <w:szCs w:val="22"/>
          <w:rtl/>
        </w:rPr>
      </w:pPr>
      <w:hyperlink w:anchor="_Toc485141348" w:history="1">
        <w:r w:rsidR="00CF7F10" w:rsidRPr="00D36868">
          <w:rPr>
            <w:rStyle w:val="Hyperlink"/>
            <w:noProof/>
            <w:rtl/>
          </w:rPr>
          <w:t>4.2</w:t>
        </w:r>
        <w:r w:rsidR="00CF7F10">
          <w:rPr>
            <w:rFonts w:eastAsiaTheme="minorEastAsia" w:cstheme="minorBidi"/>
            <w:i w:val="0"/>
            <w:iCs w:val="0"/>
            <w:noProof/>
            <w:sz w:val="22"/>
            <w:szCs w:val="22"/>
            <w:rtl/>
          </w:rPr>
          <w:tab/>
        </w:r>
        <w:r w:rsidR="00CF7F10" w:rsidRPr="00D36868">
          <w:rPr>
            <w:rStyle w:val="Hyperlink"/>
            <w:noProof/>
          </w:rPr>
          <w:t>ResponderFinder</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Toc485141348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11</w:t>
        </w:r>
        <w:r w:rsidR="00CF7F10">
          <w:rPr>
            <w:noProof/>
            <w:webHidden/>
            <w:rtl/>
          </w:rPr>
          <w:fldChar w:fldCharType="end"/>
        </w:r>
      </w:hyperlink>
    </w:p>
    <w:p w14:paraId="2EF85D27" w14:textId="77777777" w:rsidR="00CF7F10" w:rsidRDefault="00E55253">
      <w:pPr>
        <w:pStyle w:val="TOC2"/>
        <w:tabs>
          <w:tab w:val="left" w:pos="2983"/>
        </w:tabs>
        <w:rPr>
          <w:rFonts w:eastAsiaTheme="minorEastAsia" w:cstheme="minorBidi"/>
          <w:i w:val="0"/>
          <w:iCs w:val="0"/>
          <w:noProof/>
          <w:sz w:val="22"/>
          <w:szCs w:val="22"/>
          <w:rtl/>
        </w:rPr>
      </w:pPr>
      <w:hyperlink w:anchor="_Toc485141349" w:history="1">
        <w:r w:rsidR="00CF7F10" w:rsidRPr="00D36868">
          <w:rPr>
            <w:rStyle w:val="Hyperlink"/>
            <w:noProof/>
            <w:rtl/>
          </w:rPr>
          <w:t>4.3</w:t>
        </w:r>
        <w:r w:rsidR="00CF7F10">
          <w:rPr>
            <w:rFonts w:eastAsiaTheme="minorEastAsia" w:cstheme="minorBidi"/>
            <w:i w:val="0"/>
            <w:iCs w:val="0"/>
            <w:noProof/>
            <w:sz w:val="22"/>
            <w:szCs w:val="22"/>
            <w:rtl/>
          </w:rPr>
          <w:tab/>
        </w:r>
        <w:r w:rsidR="00CF7F10" w:rsidRPr="00D36868">
          <w:rPr>
            <w:rStyle w:val="Hyperlink"/>
            <w:noProof/>
          </w:rPr>
          <w:t>Algorithms</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Toc485141349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12</w:t>
        </w:r>
        <w:r w:rsidR="00CF7F10">
          <w:rPr>
            <w:noProof/>
            <w:webHidden/>
            <w:rtl/>
          </w:rPr>
          <w:fldChar w:fldCharType="end"/>
        </w:r>
      </w:hyperlink>
    </w:p>
    <w:p w14:paraId="091A70BF" w14:textId="77777777" w:rsidR="00CF7F10" w:rsidRDefault="00E55253">
      <w:pPr>
        <w:pStyle w:val="TOC1"/>
        <w:tabs>
          <w:tab w:val="left" w:pos="1540"/>
        </w:tabs>
        <w:rPr>
          <w:rFonts w:eastAsiaTheme="minorEastAsia" w:cstheme="minorBidi"/>
          <w:b w:val="0"/>
          <w:bCs w:val="0"/>
          <w:noProof/>
          <w:sz w:val="22"/>
          <w:szCs w:val="22"/>
          <w:rtl/>
        </w:rPr>
      </w:pPr>
      <w:hyperlink w:anchor="_Toc485141350" w:history="1">
        <w:r w:rsidR="00CF7F10" w:rsidRPr="00D36868">
          <w:rPr>
            <w:rStyle w:val="Hyperlink"/>
            <w:noProof/>
            <w:rtl/>
          </w:rPr>
          <w:t>5</w:t>
        </w:r>
        <w:r w:rsidR="00CF7F10">
          <w:rPr>
            <w:rFonts w:eastAsiaTheme="minorEastAsia" w:cstheme="minorBidi"/>
            <w:b w:val="0"/>
            <w:bCs w:val="0"/>
            <w:noProof/>
            <w:sz w:val="22"/>
            <w:szCs w:val="22"/>
            <w:rtl/>
          </w:rPr>
          <w:tab/>
        </w:r>
        <w:r w:rsidR="00CF7F10" w:rsidRPr="00D36868">
          <w:rPr>
            <w:rStyle w:val="Hyperlink"/>
            <w:rFonts w:cs="Times New Roman"/>
            <w:noProof/>
            <w:rtl/>
          </w:rPr>
          <w:t>ניתוח תוצאות</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Toc485141350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13</w:t>
        </w:r>
        <w:r w:rsidR="00CF7F10">
          <w:rPr>
            <w:noProof/>
            <w:webHidden/>
            <w:rtl/>
          </w:rPr>
          <w:fldChar w:fldCharType="end"/>
        </w:r>
      </w:hyperlink>
    </w:p>
    <w:p w14:paraId="5663FF1D" w14:textId="77777777" w:rsidR="00CF7F10" w:rsidRDefault="00E55253">
      <w:pPr>
        <w:pStyle w:val="TOC2"/>
        <w:tabs>
          <w:tab w:val="left" w:pos="2095"/>
        </w:tabs>
        <w:rPr>
          <w:rFonts w:eastAsiaTheme="minorEastAsia" w:cstheme="minorBidi"/>
          <w:i w:val="0"/>
          <w:iCs w:val="0"/>
          <w:noProof/>
          <w:sz w:val="22"/>
          <w:szCs w:val="22"/>
          <w:rtl/>
        </w:rPr>
      </w:pPr>
      <w:hyperlink w:anchor="_Toc485141351" w:history="1">
        <w:r w:rsidR="00CF7F10" w:rsidRPr="00D36868">
          <w:rPr>
            <w:rStyle w:val="Hyperlink"/>
            <w:noProof/>
          </w:rPr>
          <w:t>5.1</w:t>
        </w:r>
        <w:r w:rsidR="00CF7F10">
          <w:rPr>
            <w:rFonts w:eastAsiaTheme="minorEastAsia" w:cstheme="minorBidi"/>
            <w:i w:val="0"/>
            <w:iCs w:val="0"/>
            <w:noProof/>
            <w:sz w:val="22"/>
            <w:szCs w:val="22"/>
            <w:rtl/>
          </w:rPr>
          <w:tab/>
        </w:r>
        <w:r w:rsidR="00CF7F10" w:rsidRPr="00D36868">
          <w:rPr>
            <w:rStyle w:val="Hyperlink"/>
            <w:rFonts w:cs="Times New Roman"/>
            <w:noProof/>
            <w:rtl/>
          </w:rPr>
          <w:t>מציאת פרמטרים אידאלים</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Toc485141351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13</w:t>
        </w:r>
        <w:r w:rsidR="00CF7F10">
          <w:rPr>
            <w:noProof/>
            <w:webHidden/>
            <w:rtl/>
          </w:rPr>
          <w:fldChar w:fldCharType="end"/>
        </w:r>
      </w:hyperlink>
    </w:p>
    <w:p w14:paraId="553EF06C" w14:textId="77777777" w:rsidR="00CF7F10" w:rsidRDefault="00E55253">
      <w:pPr>
        <w:pStyle w:val="TOC2"/>
        <w:tabs>
          <w:tab w:val="left" w:pos="2095"/>
        </w:tabs>
        <w:rPr>
          <w:rFonts w:eastAsiaTheme="minorEastAsia" w:cstheme="minorBidi"/>
          <w:i w:val="0"/>
          <w:iCs w:val="0"/>
          <w:noProof/>
          <w:sz w:val="22"/>
          <w:szCs w:val="22"/>
          <w:rtl/>
        </w:rPr>
      </w:pPr>
      <w:hyperlink w:anchor="_Toc485141352" w:history="1">
        <w:r w:rsidR="00CF7F10" w:rsidRPr="00D36868">
          <w:rPr>
            <w:rStyle w:val="Hyperlink"/>
            <w:noProof/>
            <w:rtl/>
          </w:rPr>
          <w:t>5.2</w:t>
        </w:r>
        <w:r w:rsidR="00CF7F10">
          <w:rPr>
            <w:rFonts w:eastAsiaTheme="minorEastAsia" w:cstheme="minorBidi"/>
            <w:i w:val="0"/>
            <w:iCs w:val="0"/>
            <w:noProof/>
            <w:sz w:val="22"/>
            <w:szCs w:val="22"/>
            <w:rtl/>
          </w:rPr>
          <w:tab/>
        </w:r>
        <w:r w:rsidR="00CF7F10" w:rsidRPr="00D36868">
          <w:rPr>
            <w:rStyle w:val="Hyperlink"/>
            <w:rFonts w:cs="Times New Roman"/>
            <w:noProof/>
            <w:rtl/>
          </w:rPr>
          <w:t>השוואות בין תוצאות הסימולציה לנתוני אמת</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Toc485141352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17</w:t>
        </w:r>
        <w:r w:rsidR="00CF7F10">
          <w:rPr>
            <w:noProof/>
            <w:webHidden/>
            <w:rtl/>
          </w:rPr>
          <w:fldChar w:fldCharType="end"/>
        </w:r>
      </w:hyperlink>
    </w:p>
    <w:p w14:paraId="6A9A46DC" w14:textId="77777777" w:rsidR="00CF7F10" w:rsidRDefault="00E55253">
      <w:pPr>
        <w:pStyle w:val="TOC1"/>
        <w:tabs>
          <w:tab w:val="left" w:pos="1540"/>
        </w:tabs>
        <w:rPr>
          <w:rFonts w:eastAsiaTheme="minorEastAsia" w:cstheme="minorBidi"/>
          <w:b w:val="0"/>
          <w:bCs w:val="0"/>
          <w:noProof/>
          <w:sz w:val="22"/>
          <w:szCs w:val="22"/>
          <w:rtl/>
        </w:rPr>
      </w:pPr>
      <w:hyperlink w:anchor="_Toc485141353" w:history="1">
        <w:r w:rsidR="00CF7F10" w:rsidRPr="00D36868">
          <w:rPr>
            <w:rStyle w:val="Hyperlink"/>
            <w:noProof/>
            <w:rtl/>
          </w:rPr>
          <w:t>6</w:t>
        </w:r>
        <w:r w:rsidR="00CF7F10">
          <w:rPr>
            <w:rFonts w:eastAsiaTheme="minorEastAsia" w:cstheme="minorBidi"/>
            <w:b w:val="0"/>
            <w:bCs w:val="0"/>
            <w:noProof/>
            <w:sz w:val="22"/>
            <w:szCs w:val="22"/>
            <w:rtl/>
          </w:rPr>
          <w:tab/>
        </w:r>
        <w:r w:rsidR="00CF7F10" w:rsidRPr="00D36868">
          <w:rPr>
            <w:rStyle w:val="Hyperlink"/>
            <w:rFonts w:cs="Times New Roman"/>
            <w:noProof/>
            <w:rtl/>
          </w:rPr>
          <w:t>סיכום</w:t>
        </w:r>
        <w:r w:rsidR="00CF7F10" w:rsidRPr="00D36868">
          <w:rPr>
            <w:rStyle w:val="Hyperlink"/>
            <w:noProof/>
            <w:rtl/>
          </w:rPr>
          <w:t xml:space="preserve">, </w:t>
        </w:r>
        <w:r w:rsidR="00CF7F10" w:rsidRPr="00D36868">
          <w:rPr>
            <w:rStyle w:val="Hyperlink"/>
            <w:rFonts w:cs="Times New Roman"/>
            <w:noProof/>
            <w:rtl/>
          </w:rPr>
          <w:t>מסקנות והצעות להמשך</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Toc485141353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18</w:t>
        </w:r>
        <w:r w:rsidR="00CF7F10">
          <w:rPr>
            <w:noProof/>
            <w:webHidden/>
            <w:rtl/>
          </w:rPr>
          <w:fldChar w:fldCharType="end"/>
        </w:r>
      </w:hyperlink>
    </w:p>
    <w:p w14:paraId="3B9D47C7" w14:textId="77777777" w:rsidR="00CF7F10" w:rsidRDefault="00E55253">
      <w:pPr>
        <w:pStyle w:val="TOC1"/>
        <w:rPr>
          <w:rFonts w:eastAsiaTheme="minorEastAsia" w:cstheme="minorBidi"/>
          <w:b w:val="0"/>
          <w:bCs w:val="0"/>
          <w:noProof/>
          <w:sz w:val="22"/>
          <w:szCs w:val="22"/>
          <w:rtl/>
        </w:rPr>
      </w:pPr>
      <w:hyperlink w:anchor="_Toc485141354" w:history="1">
        <w:r w:rsidR="00CF7F10" w:rsidRPr="00D36868">
          <w:rPr>
            <w:rStyle w:val="Hyperlink"/>
            <w:rFonts w:cs="Times New Roman"/>
            <w:noProof/>
            <w:rtl/>
          </w:rPr>
          <w:t>מקורות</w:t>
        </w:r>
        <w:r w:rsidR="00CF7F10">
          <w:rPr>
            <w:noProof/>
            <w:webHidden/>
            <w:rtl/>
          </w:rPr>
          <w:tab/>
        </w:r>
        <w:r w:rsidR="00CF7F10">
          <w:rPr>
            <w:noProof/>
            <w:webHidden/>
            <w:rtl/>
          </w:rPr>
          <w:fldChar w:fldCharType="begin"/>
        </w:r>
        <w:r w:rsidR="00CF7F10">
          <w:rPr>
            <w:noProof/>
            <w:webHidden/>
            <w:rtl/>
          </w:rPr>
          <w:instrText xml:space="preserve"> </w:instrText>
        </w:r>
        <w:r w:rsidR="00CF7F10">
          <w:rPr>
            <w:noProof/>
            <w:webHidden/>
          </w:rPr>
          <w:instrText>PAGEREF</w:instrText>
        </w:r>
        <w:r w:rsidR="00CF7F10">
          <w:rPr>
            <w:noProof/>
            <w:webHidden/>
            <w:rtl/>
          </w:rPr>
          <w:instrText xml:space="preserve"> _</w:instrText>
        </w:r>
        <w:r w:rsidR="00CF7F10">
          <w:rPr>
            <w:noProof/>
            <w:webHidden/>
          </w:rPr>
          <w:instrText>Toc485141354 \h</w:instrText>
        </w:r>
        <w:r w:rsidR="00CF7F10">
          <w:rPr>
            <w:noProof/>
            <w:webHidden/>
            <w:rtl/>
          </w:rPr>
          <w:instrText xml:space="preserve"> </w:instrText>
        </w:r>
        <w:r w:rsidR="00CF7F10">
          <w:rPr>
            <w:noProof/>
            <w:webHidden/>
            <w:rtl/>
          </w:rPr>
        </w:r>
        <w:r w:rsidR="00CF7F10">
          <w:rPr>
            <w:noProof/>
            <w:webHidden/>
            <w:rtl/>
          </w:rPr>
          <w:fldChar w:fldCharType="separate"/>
        </w:r>
        <w:r w:rsidR="00CF7F10">
          <w:rPr>
            <w:noProof/>
            <w:webHidden/>
            <w:rtl/>
          </w:rPr>
          <w:t>19</w:t>
        </w:r>
        <w:r w:rsidR="00CF7F10">
          <w:rPr>
            <w:noProof/>
            <w:webHidden/>
            <w:rtl/>
          </w:rPr>
          <w:fldChar w:fldCharType="end"/>
        </w:r>
      </w:hyperlink>
    </w:p>
    <w:p w14:paraId="1BD77FAD" w14:textId="77777777" w:rsidR="00AA549C" w:rsidRDefault="00E57DB7" w:rsidP="00377F1A">
      <w:pPr>
        <w:rPr>
          <w:rFonts w:ascii="Arial" w:eastAsia="Times New Roman" w:hAnsi="Arial" w:cs="Arial"/>
          <w:b/>
          <w:bCs/>
          <w:kern w:val="28"/>
          <w:sz w:val="32"/>
          <w:szCs w:val="32"/>
          <w:rtl/>
        </w:rPr>
      </w:pPr>
      <w:r>
        <w:rPr>
          <w:rFonts w:cstheme="minorHAnsi"/>
          <w:b/>
          <w:bCs/>
          <w:sz w:val="20"/>
          <w:szCs w:val="20"/>
          <w:rtl/>
        </w:rPr>
        <w:fldChar w:fldCharType="end"/>
      </w:r>
      <w:r w:rsidR="00AA549C">
        <w:rPr>
          <w:rtl/>
        </w:rPr>
        <w:br w:type="page"/>
      </w:r>
    </w:p>
    <w:p w14:paraId="3549D648" w14:textId="77777777" w:rsidR="005A4083" w:rsidRDefault="005A4083" w:rsidP="005A4083">
      <w:pPr>
        <w:pStyle w:val="a7"/>
        <w:spacing w:after="120"/>
        <w:jc w:val="both"/>
        <w:rPr>
          <w:rtl/>
        </w:rPr>
      </w:pPr>
      <w:bookmarkStart w:id="4" w:name="_Toc484705481"/>
      <w:bookmarkStart w:id="5" w:name="_Toc484705761"/>
      <w:bookmarkStart w:id="6" w:name="_Toc485141333"/>
      <w:r>
        <w:rPr>
          <w:rFonts w:hint="cs"/>
          <w:rtl/>
        </w:rPr>
        <w:lastRenderedPageBreak/>
        <w:t>איורים</w:t>
      </w:r>
      <w:bookmarkEnd w:id="4"/>
      <w:bookmarkEnd w:id="5"/>
      <w:bookmarkEnd w:id="6"/>
    </w:p>
    <w:p w14:paraId="6CAE581A" w14:textId="77777777" w:rsidR="00030B3A" w:rsidRPr="00030B3A" w:rsidRDefault="005A4083">
      <w:pPr>
        <w:pStyle w:val="a6"/>
        <w:tabs>
          <w:tab w:val="right" w:leader="dot" w:pos="8296"/>
        </w:tabs>
        <w:rPr>
          <w:rFonts w:asciiTheme="minorBidi" w:eastAsiaTheme="minorEastAsia" w:hAnsiTheme="minorBidi" w:cstheme="minorBidi"/>
          <w:noProof/>
          <w:sz w:val="20"/>
          <w:szCs w:val="20"/>
          <w:rtl/>
          <w:lang w:eastAsia="en-US"/>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484783665" w:history="1">
        <w:r w:rsidR="00030B3A" w:rsidRPr="00030B3A">
          <w:rPr>
            <w:rStyle w:val="Hyperlink"/>
            <w:rFonts w:asciiTheme="minorBidi" w:hAnsiTheme="minorBidi" w:cstheme="minorBidi"/>
            <w:noProof/>
            <w:sz w:val="20"/>
            <w:szCs w:val="20"/>
            <w:rtl/>
          </w:rPr>
          <w:t>איור ‏2.1</w:t>
        </w:r>
        <w:r w:rsidR="00030B3A" w:rsidRPr="00030B3A">
          <w:rPr>
            <w:rStyle w:val="Hyperlink"/>
            <w:rFonts w:asciiTheme="minorBidi" w:hAnsiTheme="minorBidi" w:cstheme="minorBidi"/>
            <w:noProof/>
            <w:sz w:val="20"/>
            <w:szCs w:val="20"/>
          </w:rPr>
          <w:t xml:space="preserve"> </w:t>
        </w:r>
        <w:r w:rsidR="00030B3A" w:rsidRPr="00030B3A">
          <w:rPr>
            <w:rStyle w:val="Hyperlink"/>
            <w:rFonts w:asciiTheme="minorBidi" w:hAnsiTheme="minorBidi" w:cstheme="minorBidi"/>
            <w:noProof/>
            <w:sz w:val="20"/>
            <w:szCs w:val="20"/>
            <w:rtl/>
          </w:rPr>
          <w:t>טרילטרציה בסיסית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Toc484783665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5</w:t>
        </w:r>
        <w:r w:rsidR="00030B3A" w:rsidRPr="00030B3A">
          <w:rPr>
            <w:rFonts w:asciiTheme="minorBidi" w:hAnsiTheme="minorBidi" w:cstheme="minorBidi"/>
            <w:noProof/>
            <w:webHidden/>
            <w:sz w:val="20"/>
            <w:szCs w:val="20"/>
            <w:rtl/>
          </w:rPr>
          <w:fldChar w:fldCharType="end"/>
        </w:r>
      </w:hyperlink>
    </w:p>
    <w:p w14:paraId="7776D660"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66" w:history="1">
        <w:r w:rsidR="00030B3A" w:rsidRPr="00030B3A">
          <w:rPr>
            <w:rStyle w:val="Hyperlink"/>
            <w:rFonts w:asciiTheme="minorBidi" w:hAnsiTheme="minorBidi" w:cstheme="minorBidi"/>
            <w:noProof/>
            <w:sz w:val="20"/>
            <w:szCs w:val="20"/>
            <w:rtl/>
          </w:rPr>
          <w:t>איור ‏2.2 טרילטרציה עם שגיאות מדידה</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Toc484783666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5</w:t>
        </w:r>
        <w:r w:rsidR="00030B3A" w:rsidRPr="00030B3A">
          <w:rPr>
            <w:rFonts w:asciiTheme="minorBidi" w:hAnsiTheme="minorBidi" w:cstheme="minorBidi"/>
            <w:noProof/>
            <w:webHidden/>
            <w:sz w:val="20"/>
            <w:szCs w:val="20"/>
            <w:rtl/>
          </w:rPr>
          <w:fldChar w:fldCharType="end"/>
        </w:r>
      </w:hyperlink>
    </w:p>
    <w:p w14:paraId="250B27AC"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67" w:history="1">
        <w:r w:rsidR="00030B3A" w:rsidRPr="00030B3A">
          <w:rPr>
            <w:rStyle w:val="Hyperlink"/>
            <w:rFonts w:asciiTheme="minorBidi" w:hAnsiTheme="minorBidi" w:cstheme="minorBidi"/>
            <w:noProof/>
            <w:sz w:val="20"/>
            <w:szCs w:val="20"/>
            <w:rtl/>
          </w:rPr>
          <w:t>איור ‏2.3 בעיית הקו-לינאריות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Toc484783667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5</w:t>
        </w:r>
        <w:r w:rsidR="00030B3A" w:rsidRPr="00030B3A">
          <w:rPr>
            <w:rFonts w:asciiTheme="minorBidi" w:hAnsiTheme="minorBidi" w:cstheme="minorBidi"/>
            <w:noProof/>
            <w:webHidden/>
            <w:sz w:val="20"/>
            <w:szCs w:val="20"/>
            <w:rtl/>
          </w:rPr>
          <w:fldChar w:fldCharType="end"/>
        </w:r>
      </w:hyperlink>
    </w:p>
    <w:p w14:paraId="37FDC2A2"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68" w:history="1">
        <w:r w:rsidR="00030B3A" w:rsidRPr="00030B3A">
          <w:rPr>
            <w:rStyle w:val="Hyperlink"/>
            <w:rFonts w:asciiTheme="minorBidi" w:hAnsiTheme="minorBidi" w:cstheme="minorBidi"/>
            <w:noProof/>
            <w:sz w:val="20"/>
            <w:szCs w:val="20"/>
            <w:rtl/>
          </w:rPr>
          <w:t>איור ‏3.1 התפלגות שגיאת מדידה עבור מדידות האמת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Toc484783668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9</w:t>
        </w:r>
        <w:r w:rsidR="00030B3A" w:rsidRPr="00030B3A">
          <w:rPr>
            <w:rFonts w:asciiTheme="minorBidi" w:hAnsiTheme="minorBidi" w:cstheme="minorBidi"/>
            <w:noProof/>
            <w:webHidden/>
            <w:sz w:val="20"/>
            <w:szCs w:val="20"/>
            <w:rtl/>
          </w:rPr>
          <w:fldChar w:fldCharType="end"/>
        </w:r>
      </w:hyperlink>
    </w:p>
    <w:p w14:paraId="1D208FD4"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69" w:history="1">
        <w:r w:rsidR="00030B3A" w:rsidRPr="00030B3A">
          <w:rPr>
            <w:rStyle w:val="Hyperlink"/>
            <w:rFonts w:asciiTheme="minorBidi" w:hAnsiTheme="minorBidi" w:cstheme="minorBidi"/>
            <w:noProof/>
            <w:sz w:val="20"/>
            <w:szCs w:val="20"/>
            <w:rtl/>
          </w:rPr>
          <w:t>איור ‏3.2 התפלגות שגיאה אמתית לעומת מסומלצת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Toc484783669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9</w:t>
        </w:r>
        <w:r w:rsidR="00030B3A" w:rsidRPr="00030B3A">
          <w:rPr>
            <w:rFonts w:asciiTheme="minorBidi" w:hAnsiTheme="minorBidi" w:cstheme="minorBidi"/>
            <w:noProof/>
            <w:webHidden/>
            <w:sz w:val="20"/>
            <w:szCs w:val="20"/>
            <w:rtl/>
          </w:rPr>
          <w:fldChar w:fldCharType="end"/>
        </w:r>
      </w:hyperlink>
    </w:p>
    <w:p w14:paraId="053A7CBB"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0" w:history="1">
        <w:r w:rsidR="00030B3A" w:rsidRPr="00030B3A">
          <w:rPr>
            <w:rStyle w:val="Hyperlink"/>
            <w:rFonts w:asciiTheme="minorBidi" w:hAnsiTheme="minorBidi" w:cstheme="minorBidi"/>
            <w:noProof/>
            <w:sz w:val="20"/>
            <w:szCs w:val="20"/>
            <w:rtl/>
          </w:rPr>
          <w:t>איור ‏4.1 דיאגרמת זרימת מידע במערכת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Toc484783670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10</w:t>
        </w:r>
        <w:r w:rsidR="00030B3A" w:rsidRPr="00030B3A">
          <w:rPr>
            <w:rFonts w:asciiTheme="minorBidi" w:hAnsiTheme="minorBidi" w:cstheme="minorBidi"/>
            <w:noProof/>
            <w:webHidden/>
            <w:sz w:val="20"/>
            <w:szCs w:val="20"/>
            <w:rtl/>
          </w:rPr>
          <w:fldChar w:fldCharType="end"/>
        </w:r>
      </w:hyperlink>
    </w:p>
    <w:p w14:paraId="2FCFB4B4"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1" w:history="1">
        <w:r w:rsidR="00030B3A" w:rsidRPr="00030B3A">
          <w:rPr>
            <w:rStyle w:val="Hyperlink"/>
            <w:rFonts w:asciiTheme="minorBidi" w:hAnsiTheme="minorBidi" w:cstheme="minorBidi"/>
            <w:noProof/>
            <w:sz w:val="20"/>
            <w:szCs w:val="20"/>
            <w:rtl/>
          </w:rPr>
          <w:t xml:space="preserve">איור ‏4.2 אופן הריצה של </w:t>
        </w:r>
        <w:r w:rsidR="00030B3A" w:rsidRPr="00030B3A">
          <w:rPr>
            <w:rStyle w:val="Hyperlink"/>
            <w:rFonts w:asciiTheme="minorBidi" w:hAnsiTheme="minorBidi" w:cstheme="minorBidi"/>
            <w:noProof/>
            <w:sz w:val="20"/>
            <w:szCs w:val="20"/>
          </w:rPr>
          <w:t>ResponderFinder</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Toc484783671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11</w:t>
        </w:r>
        <w:r w:rsidR="00030B3A" w:rsidRPr="00030B3A">
          <w:rPr>
            <w:rFonts w:asciiTheme="minorBidi" w:hAnsiTheme="minorBidi" w:cstheme="minorBidi"/>
            <w:noProof/>
            <w:webHidden/>
            <w:sz w:val="20"/>
            <w:szCs w:val="20"/>
            <w:rtl/>
          </w:rPr>
          <w:fldChar w:fldCharType="end"/>
        </w:r>
      </w:hyperlink>
    </w:p>
    <w:p w14:paraId="4E541BA8"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2" w:history="1">
        <w:r w:rsidR="00030B3A" w:rsidRPr="00030B3A">
          <w:rPr>
            <w:rStyle w:val="Hyperlink"/>
            <w:rFonts w:asciiTheme="minorBidi" w:hAnsiTheme="minorBidi" w:cstheme="minorBidi"/>
            <w:noProof/>
            <w:sz w:val="20"/>
            <w:szCs w:val="20"/>
            <w:rtl/>
          </w:rPr>
          <w:t>איור ‏4.3</w:t>
        </w:r>
        <w:r w:rsidR="00030B3A" w:rsidRPr="00030B3A">
          <w:rPr>
            <w:rStyle w:val="Hyperlink"/>
            <w:rFonts w:asciiTheme="minorBidi" w:hAnsiTheme="minorBidi" w:cstheme="minorBidi"/>
            <w:noProof/>
            <w:sz w:val="20"/>
            <w:szCs w:val="20"/>
          </w:rPr>
          <w:t xml:space="preserve"> </w:t>
        </w:r>
        <w:r w:rsidR="00030B3A" w:rsidRPr="00030B3A">
          <w:rPr>
            <w:rStyle w:val="Hyperlink"/>
            <w:rFonts w:asciiTheme="minorBidi" w:hAnsiTheme="minorBidi" w:cstheme="minorBidi"/>
            <w:noProof/>
            <w:sz w:val="20"/>
            <w:szCs w:val="20"/>
            <w:rtl/>
          </w:rPr>
          <w:t>הדגמה גרפית של הרצת האלגוריתם על נתוני אמת</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Toc484783672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12</w:t>
        </w:r>
        <w:r w:rsidR="00030B3A" w:rsidRPr="00030B3A">
          <w:rPr>
            <w:rFonts w:asciiTheme="minorBidi" w:hAnsiTheme="minorBidi" w:cstheme="minorBidi"/>
            <w:noProof/>
            <w:webHidden/>
            <w:sz w:val="20"/>
            <w:szCs w:val="20"/>
            <w:rtl/>
          </w:rPr>
          <w:fldChar w:fldCharType="end"/>
        </w:r>
      </w:hyperlink>
    </w:p>
    <w:p w14:paraId="0BB5D3B3"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3" w:history="1">
        <w:r w:rsidR="00030B3A" w:rsidRPr="00030B3A">
          <w:rPr>
            <w:rStyle w:val="Hyperlink"/>
            <w:rFonts w:asciiTheme="minorBidi" w:hAnsiTheme="minorBidi" w:cstheme="minorBidi"/>
            <w:noProof/>
            <w:sz w:val="20"/>
            <w:szCs w:val="20"/>
            <w:rtl/>
          </w:rPr>
          <w:t xml:space="preserve">איור ‏5.1 </w:t>
        </w:r>
        <w:r w:rsidR="00030B3A" w:rsidRPr="00030B3A">
          <w:rPr>
            <w:rStyle w:val="Hyperlink"/>
            <w:rFonts w:asciiTheme="minorBidi" w:hAnsiTheme="minorBidi" w:cstheme="minorBidi"/>
            <w:noProof/>
            <w:sz w:val="20"/>
            <w:szCs w:val="20"/>
          </w:rPr>
          <w:t>CDF</w:t>
        </w:r>
        <w:r w:rsidR="00030B3A" w:rsidRPr="00030B3A">
          <w:rPr>
            <w:rStyle w:val="Hyperlink"/>
            <w:rFonts w:asciiTheme="minorBidi" w:hAnsiTheme="minorBidi" w:cstheme="minorBidi"/>
            <w:noProof/>
            <w:sz w:val="20"/>
            <w:szCs w:val="20"/>
            <w:rtl/>
          </w:rPr>
          <w:t xml:space="preserve"> משוער</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Toc484783673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14</w:t>
        </w:r>
        <w:r w:rsidR="00030B3A" w:rsidRPr="00030B3A">
          <w:rPr>
            <w:rFonts w:asciiTheme="minorBidi" w:hAnsiTheme="minorBidi" w:cstheme="minorBidi"/>
            <w:noProof/>
            <w:webHidden/>
            <w:sz w:val="20"/>
            <w:szCs w:val="20"/>
            <w:rtl/>
          </w:rPr>
          <w:fldChar w:fldCharType="end"/>
        </w:r>
      </w:hyperlink>
    </w:p>
    <w:p w14:paraId="5987416F" w14:textId="77777777" w:rsidR="005A4083" w:rsidRDefault="005A4083" w:rsidP="005A4083">
      <w:pPr>
        <w:pStyle w:val="a7"/>
        <w:spacing w:after="120"/>
        <w:jc w:val="both"/>
        <w:rPr>
          <w:rtl/>
        </w:rPr>
      </w:pPr>
      <w:r>
        <w:rPr>
          <w:rtl/>
        </w:rPr>
        <w:fldChar w:fldCharType="end"/>
      </w:r>
      <w:r w:rsidRPr="004447DD">
        <w:rPr>
          <w:rFonts w:hint="cs"/>
          <w:rtl/>
        </w:rPr>
        <w:t xml:space="preserve"> </w:t>
      </w:r>
      <w:bookmarkStart w:id="7" w:name="_Toc484705482"/>
      <w:bookmarkStart w:id="8" w:name="_Toc484705762"/>
      <w:bookmarkStart w:id="9" w:name="_Toc485141334"/>
      <w:r>
        <w:rPr>
          <w:rFonts w:hint="cs"/>
          <w:rtl/>
        </w:rPr>
        <w:t>טבלאות</w:t>
      </w:r>
      <w:bookmarkEnd w:id="7"/>
      <w:bookmarkEnd w:id="8"/>
      <w:bookmarkEnd w:id="9"/>
    </w:p>
    <w:p w14:paraId="34E61D23" w14:textId="77777777" w:rsidR="00030B3A" w:rsidRPr="00030B3A" w:rsidRDefault="000B2AF4">
      <w:pPr>
        <w:pStyle w:val="a6"/>
        <w:tabs>
          <w:tab w:val="right" w:leader="dot" w:pos="8296"/>
        </w:tabs>
        <w:rPr>
          <w:rFonts w:asciiTheme="minorBidi" w:eastAsiaTheme="minorEastAsia" w:hAnsiTheme="minorBidi" w:cstheme="minorBidi"/>
          <w:noProof/>
          <w:sz w:val="20"/>
          <w:szCs w:val="20"/>
          <w:rtl/>
          <w:lang w:eastAsia="en-US"/>
        </w:rPr>
      </w:pPr>
      <w:r>
        <w:rPr>
          <w:rFonts w:ascii="Arial" w:hAnsi="Arial" w:cs="Arial"/>
          <w:b/>
          <w:bCs/>
          <w:kern w:val="28"/>
          <w:sz w:val="32"/>
          <w:szCs w:val="32"/>
          <w:rtl/>
        </w:rPr>
        <w:fldChar w:fldCharType="begin"/>
      </w:r>
      <w:r>
        <w:rPr>
          <w:rFonts w:ascii="Arial" w:hAnsi="Arial" w:cs="Arial"/>
          <w:b/>
          <w:bCs/>
          <w:kern w:val="28"/>
          <w:sz w:val="32"/>
          <w:szCs w:val="32"/>
          <w:rtl/>
        </w:rPr>
        <w:instrText xml:space="preserve"> </w:instrText>
      </w:r>
      <w:r>
        <w:rPr>
          <w:rFonts w:ascii="Arial" w:hAnsi="Arial" w:cs="Arial"/>
          <w:b/>
          <w:bCs/>
          <w:kern w:val="28"/>
          <w:sz w:val="32"/>
          <w:szCs w:val="32"/>
        </w:rPr>
        <w:instrText>TOC</w:instrText>
      </w:r>
      <w:r>
        <w:rPr>
          <w:rFonts w:ascii="Arial" w:hAnsi="Arial" w:cs="Arial"/>
          <w:b/>
          <w:bCs/>
          <w:kern w:val="28"/>
          <w:sz w:val="32"/>
          <w:szCs w:val="32"/>
          <w:rtl/>
        </w:rPr>
        <w:instrText xml:space="preserve"> \</w:instrText>
      </w:r>
      <w:r>
        <w:rPr>
          <w:rFonts w:ascii="Arial" w:hAnsi="Arial" w:cs="Arial"/>
          <w:b/>
          <w:bCs/>
          <w:kern w:val="28"/>
          <w:sz w:val="32"/>
          <w:szCs w:val="32"/>
        </w:rPr>
        <w:instrText>h \z \c</w:instrText>
      </w:r>
      <w:r>
        <w:rPr>
          <w:rFonts w:ascii="Arial" w:hAnsi="Arial" w:cs="Arial"/>
          <w:b/>
          <w:bCs/>
          <w:kern w:val="28"/>
          <w:sz w:val="32"/>
          <w:szCs w:val="32"/>
          <w:rtl/>
        </w:rPr>
        <w:instrText xml:space="preserve"> "טבלה" </w:instrText>
      </w:r>
      <w:r>
        <w:rPr>
          <w:rFonts w:ascii="Arial" w:hAnsi="Arial" w:cs="Arial"/>
          <w:b/>
          <w:bCs/>
          <w:kern w:val="28"/>
          <w:sz w:val="32"/>
          <w:szCs w:val="32"/>
          <w:rtl/>
        </w:rPr>
        <w:fldChar w:fldCharType="separate"/>
      </w:r>
      <w:hyperlink w:anchor="_Toc484783674" w:history="1">
        <w:r w:rsidR="00030B3A" w:rsidRPr="00030B3A">
          <w:rPr>
            <w:rStyle w:val="Hyperlink"/>
            <w:rFonts w:asciiTheme="minorBidi" w:hAnsiTheme="minorBidi" w:cstheme="minorBidi"/>
            <w:noProof/>
            <w:sz w:val="20"/>
            <w:szCs w:val="20"/>
            <w:rtl/>
          </w:rPr>
          <w:t>טבלה ‏5.1</w:t>
        </w:r>
        <w:r w:rsidR="00030B3A" w:rsidRPr="00030B3A">
          <w:rPr>
            <w:rStyle w:val="Hyperlink"/>
            <w:rFonts w:asciiTheme="minorBidi" w:hAnsiTheme="minorBidi" w:cstheme="minorBidi"/>
            <w:noProof/>
            <w:sz w:val="20"/>
            <w:szCs w:val="20"/>
          </w:rPr>
          <w:t xml:space="preserve"> </w:t>
        </w:r>
        <w:r w:rsidR="00030B3A" w:rsidRPr="00030B3A">
          <w:rPr>
            <w:rStyle w:val="Hyperlink"/>
            <w:rFonts w:asciiTheme="minorBidi" w:hAnsiTheme="minorBidi" w:cstheme="minorBidi"/>
            <w:noProof/>
            <w:sz w:val="20"/>
            <w:szCs w:val="20"/>
            <w:rtl/>
          </w:rPr>
          <w:t>תוצאות השוואה בין אלגוריתמים ראשוניים</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Toc484783674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13</w:t>
        </w:r>
        <w:r w:rsidR="00030B3A" w:rsidRPr="00030B3A">
          <w:rPr>
            <w:rFonts w:asciiTheme="minorBidi" w:hAnsiTheme="minorBidi" w:cstheme="minorBidi"/>
            <w:noProof/>
            <w:webHidden/>
            <w:sz w:val="20"/>
            <w:szCs w:val="20"/>
            <w:rtl/>
          </w:rPr>
          <w:fldChar w:fldCharType="end"/>
        </w:r>
      </w:hyperlink>
    </w:p>
    <w:p w14:paraId="7AF88B12"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5" w:history="1">
        <w:r w:rsidR="00030B3A" w:rsidRPr="00030B3A">
          <w:rPr>
            <w:rStyle w:val="Hyperlink"/>
            <w:rFonts w:asciiTheme="minorBidi" w:hAnsiTheme="minorBidi" w:cstheme="minorBidi"/>
            <w:noProof/>
            <w:sz w:val="20"/>
            <w:szCs w:val="20"/>
            <w:rtl/>
          </w:rPr>
          <w:t xml:space="preserve">טבלה ‏5.2 השוואה בין אלגוריתמי </w:t>
        </w:r>
        <w:r w:rsidR="00030B3A" w:rsidRPr="00030B3A">
          <w:rPr>
            <w:rStyle w:val="Hyperlink"/>
            <w:rFonts w:asciiTheme="minorBidi" w:hAnsiTheme="minorBidi" w:cstheme="minorBidi"/>
            <w:noProof/>
            <w:sz w:val="20"/>
            <w:szCs w:val="20"/>
          </w:rPr>
          <w:t>Trilateration</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Toc484783675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13</w:t>
        </w:r>
        <w:r w:rsidR="00030B3A" w:rsidRPr="00030B3A">
          <w:rPr>
            <w:rFonts w:asciiTheme="minorBidi" w:hAnsiTheme="minorBidi" w:cstheme="minorBidi"/>
            <w:noProof/>
            <w:webHidden/>
            <w:sz w:val="20"/>
            <w:szCs w:val="20"/>
            <w:rtl/>
          </w:rPr>
          <w:fldChar w:fldCharType="end"/>
        </w:r>
      </w:hyperlink>
    </w:p>
    <w:p w14:paraId="2BFC3D0F"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6" w:history="1">
        <w:r w:rsidR="00030B3A" w:rsidRPr="00030B3A">
          <w:rPr>
            <w:rStyle w:val="Hyperlink"/>
            <w:rFonts w:asciiTheme="minorBidi" w:hAnsiTheme="minorBidi" w:cstheme="minorBidi"/>
            <w:noProof/>
            <w:sz w:val="20"/>
            <w:szCs w:val="20"/>
            <w:rtl/>
          </w:rPr>
          <w:t>טבלה ‏5.3</w:t>
        </w:r>
        <w:r w:rsidR="00030B3A" w:rsidRPr="00030B3A">
          <w:rPr>
            <w:rStyle w:val="Hyperlink"/>
            <w:rFonts w:asciiTheme="minorBidi" w:hAnsiTheme="minorBidi" w:cstheme="minorBidi"/>
            <w:noProof/>
            <w:sz w:val="20"/>
            <w:szCs w:val="20"/>
          </w:rPr>
          <w:t xml:space="preserve"> </w:t>
        </w:r>
        <w:r w:rsidR="00030B3A" w:rsidRPr="00030B3A">
          <w:rPr>
            <w:rStyle w:val="Hyperlink"/>
            <w:rFonts w:asciiTheme="minorBidi" w:hAnsiTheme="minorBidi" w:cstheme="minorBidi"/>
            <w:noProof/>
            <w:sz w:val="20"/>
            <w:szCs w:val="20"/>
            <w:rtl/>
          </w:rPr>
          <w:t>תוצאות למספר רספונדרים משתנה</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Toc484783676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13</w:t>
        </w:r>
        <w:r w:rsidR="00030B3A" w:rsidRPr="00030B3A">
          <w:rPr>
            <w:rFonts w:asciiTheme="minorBidi" w:hAnsiTheme="minorBidi" w:cstheme="minorBidi"/>
            <w:noProof/>
            <w:webHidden/>
            <w:sz w:val="20"/>
            <w:szCs w:val="20"/>
            <w:rtl/>
          </w:rPr>
          <w:fldChar w:fldCharType="end"/>
        </w:r>
      </w:hyperlink>
    </w:p>
    <w:p w14:paraId="06BF2452"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7" w:history="1">
        <w:r w:rsidR="00030B3A" w:rsidRPr="00030B3A">
          <w:rPr>
            <w:rStyle w:val="Hyperlink"/>
            <w:rFonts w:asciiTheme="minorBidi" w:hAnsiTheme="minorBidi" w:cstheme="minorBidi"/>
            <w:noProof/>
            <w:sz w:val="20"/>
            <w:szCs w:val="20"/>
            <w:rtl/>
          </w:rPr>
          <w:t>טבלה ‏5.4 השוואה בין פונקציות משקל</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Toc484783677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14</w:t>
        </w:r>
        <w:r w:rsidR="00030B3A" w:rsidRPr="00030B3A">
          <w:rPr>
            <w:rFonts w:asciiTheme="minorBidi" w:hAnsiTheme="minorBidi" w:cstheme="minorBidi"/>
            <w:noProof/>
            <w:webHidden/>
            <w:sz w:val="20"/>
            <w:szCs w:val="20"/>
            <w:rtl/>
          </w:rPr>
          <w:fldChar w:fldCharType="end"/>
        </w:r>
      </w:hyperlink>
    </w:p>
    <w:p w14:paraId="6DE11648"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8" w:history="1">
        <w:r w:rsidR="00030B3A" w:rsidRPr="00030B3A">
          <w:rPr>
            <w:rStyle w:val="Hyperlink"/>
            <w:rFonts w:asciiTheme="minorBidi" w:hAnsiTheme="minorBidi" w:cstheme="minorBidi"/>
            <w:noProof/>
            <w:sz w:val="20"/>
            <w:szCs w:val="20"/>
            <w:rtl/>
          </w:rPr>
          <w:t xml:space="preserve">טבלה ‏5.5 פירוט אחוזוני </w:t>
        </w:r>
        <w:r w:rsidR="00030B3A" w:rsidRPr="00030B3A">
          <w:rPr>
            <w:rStyle w:val="Hyperlink"/>
            <w:rFonts w:asciiTheme="minorBidi" w:hAnsiTheme="minorBidi" w:cstheme="minorBidi"/>
            <w:noProof/>
            <w:sz w:val="20"/>
            <w:szCs w:val="20"/>
          </w:rPr>
          <w:t>CDF</w:t>
        </w:r>
        <w:r w:rsidR="00030B3A" w:rsidRPr="00030B3A">
          <w:rPr>
            <w:rStyle w:val="Hyperlink"/>
            <w:rFonts w:asciiTheme="minorBidi" w:hAnsiTheme="minorBidi" w:cstheme="minorBidi"/>
            <w:noProof/>
            <w:sz w:val="20"/>
            <w:szCs w:val="20"/>
            <w:rtl/>
          </w:rPr>
          <w:t xml:space="preserve"> משוער</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Toc484783678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14</w:t>
        </w:r>
        <w:r w:rsidR="00030B3A" w:rsidRPr="00030B3A">
          <w:rPr>
            <w:rFonts w:asciiTheme="minorBidi" w:hAnsiTheme="minorBidi" w:cstheme="minorBidi"/>
            <w:noProof/>
            <w:webHidden/>
            <w:sz w:val="20"/>
            <w:szCs w:val="20"/>
            <w:rtl/>
          </w:rPr>
          <w:fldChar w:fldCharType="end"/>
        </w:r>
      </w:hyperlink>
    </w:p>
    <w:p w14:paraId="6F20C6B5"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79" w:history="1">
        <w:r w:rsidR="00030B3A" w:rsidRPr="00030B3A">
          <w:rPr>
            <w:rStyle w:val="Hyperlink"/>
            <w:rFonts w:asciiTheme="minorBidi" w:hAnsiTheme="minorBidi" w:cstheme="minorBidi"/>
            <w:noProof/>
            <w:sz w:val="20"/>
            <w:szCs w:val="20"/>
            <w:rtl/>
          </w:rPr>
          <w:t xml:space="preserve">טבלה ‏5.6 תוצאות האלגוריתם על נתוני </w:t>
        </w:r>
        <w:r w:rsidR="00030B3A" w:rsidRPr="00030B3A">
          <w:rPr>
            <w:rStyle w:val="Hyperlink"/>
            <w:rFonts w:asciiTheme="minorBidi" w:hAnsiTheme="minorBidi" w:cstheme="minorBidi"/>
            <w:noProof/>
            <w:sz w:val="20"/>
            <w:szCs w:val="20"/>
          </w:rPr>
          <w:t>NLOS</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Toc484783679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15</w:t>
        </w:r>
        <w:r w:rsidR="00030B3A" w:rsidRPr="00030B3A">
          <w:rPr>
            <w:rFonts w:asciiTheme="minorBidi" w:hAnsiTheme="minorBidi" w:cstheme="minorBidi"/>
            <w:noProof/>
            <w:webHidden/>
            <w:sz w:val="20"/>
            <w:szCs w:val="20"/>
            <w:rtl/>
          </w:rPr>
          <w:fldChar w:fldCharType="end"/>
        </w:r>
      </w:hyperlink>
    </w:p>
    <w:p w14:paraId="57740603" w14:textId="77777777" w:rsidR="00030B3A" w:rsidRPr="00030B3A" w:rsidRDefault="00E55253">
      <w:pPr>
        <w:pStyle w:val="a6"/>
        <w:tabs>
          <w:tab w:val="right" w:leader="dot" w:pos="8296"/>
        </w:tabs>
        <w:rPr>
          <w:rFonts w:asciiTheme="minorBidi" w:eastAsiaTheme="minorEastAsia" w:hAnsiTheme="minorBidi" w:cstheme="minorBidi"/>
          <w:noProof/>
          <w:sz w:val="20"/>
          <w:szCs w:val="20"/>
          <w:rtl/>
          <w:lang w:eastAsia="en-US"/>
        </w:rPr>
      </w:pPr>
      <w:hyperlink w:anchor="_Toc484783680" w:history="1">
        <w:r w:rsidR="00030B3A" w:rsidRPr="00030B3A">
          <w:rPr>
            <w:rStyle w:val="Hyperlink"/>
            <w:rFonts w:asciiTheme="minorBidi" w:hAnsiTheme="minorBidi" w:cstheme="minorBidi"/>
            <w:noProof/>
            <w:sz w:val="20"/>
            <w:szCs w:val="20"/>
            <w:rtl/>
          </w:rPr>
          <w:t xml:space="preserve">טבלה ‏5.7 תוצאות האלגוריתם על נתוני </w:t>
        </w:r>
        <w:r w:rsidR="00030B3A" w:rsidRPr="00030B3A">
          <w:rPr>
            <w:rStyle w:val="Hyperlink"/>
            <w:rFonts w:asciiTheme="minorBidi" w:hAnsiTheme="minorBidi" w:cstheme="minorBidi"/>
            <w:noProof/>
            <w:sz w:val="20"/>
            <w:szCs w:val="20"/>
          </w:rPr>
          <w:t>LOS</w:t>
        </w:r>
        <w:r w:rsidR="00030B3A" w:rsidRPr="00030B3A">
          <w:rPr>
            <w:rFonts w:asciiTheme="minorBidi" w:hAnsiTheme="minorBidi" w:cstheme="minorBidi"/>
            <w:noProof/>
            <w:webHidden/>
            <w:sz w:val="20"/>
            <w:szCs w:val="20"/>
            <w:rtl/>
          </w:rPr>
          <w:tab/>
        </w:r>
        <w:r w:rsidR="00030B3A" w:rsidRPr="00030B3A">
          <w:rPr>
            <w:rFonts w:asciiTheme="minorBidi" w:hAnsiTheme="minorBidi" w:cstheme="minorBidi"/>
            <w:noProof/>
            <w:webHidden/>
            <w:sz w:val="20"/>
            <w:szCs w:val="20"/>
            <w:rtl/>
          </w:rPr>
          <w:fldChar w:fldCharType="begin"/>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Pr>
          <w:instrText>PAGEREF</w:instrText>
        </w:r>
        <w:r w:rsidR="00030B3A" w:rsidRPr="00030B3A">
          <w:rPr>
            <w:rFonts w:asciiTheme="minorBidi" w:hAnsiTheme="minorBidi" w:cstheme="minorBidi"/>
            <w:noProof/>
            <w:webHidden/>
            <w:sz w:val="20"/>
            <w:szCs w:val="20"/>
            <w:rtl/>
          </w:rPr>
          <w:instrText xml:space="preserve"> _</w:instrText>
        </w:r>
        <w:r w:rsidR="00030B3A" w:rsidRPr="00030B3A">
          <w:rPr>
            <w:rFonts w:asciiTheme="minorBidi" w:hAnsiTheme="minorBidi" w:cstheme="minorBidi"/>
            <w:noProof/>
            <w:webHidden/>
            <w:sz w:val="20"/>
            <w:szCs w:val="20"/>
          </w:rPr>
          <w:instrText>Toc484783680 \h</w:instrText>
        </w:r>
        <w:r w:rsidR="00030B3A" w:rsidRPr="00030B3A">
          <w:rPr>
            <w:rFonts w:asciiTheme="minorBidi" w:hAnsiTheme="minorBidi" w:cstheme="minorBidi"/>
            <w:noProof/>
            <w:webHidden/>
            <w:sz w:val="20"/>
            <w:szCs w:val="20"/>
            <w:rtl/>
          </w:rPr>
          <w:instrText xml:space="preserve"> </w:instrText>
        </w:r>
        <w:r w:rsidR="00030B3A" w:rsidRPr="00030B3A">
          <w:rPr>
            <w:rFonts w:asciiTheme="minorBidi" w:hAnsiTheme="minorBidi" w:cstheme="minorBidi"/>
            <w:noProof/>
            <w:webHidden/>
            <w:sz w:val="20"/>
            <w:szCs w:val="20"/>
            <w:rtl/>
          </w:rPr>
        </w:r>
        <w:r w:rsidR="00030B3A" w:rsidRPr="00030B3A">
          <w:rPr>
            <w:rFonts w:asciiTheme="minorBidi" w:hAnsiTheme="minorBidi" w:cstheme="minorBidi"/>
            <w:noProof/>
            <w:webHidden/>
            <w:sz w:val="20"/>
            <w:szCs w:val="20"/>
            <w:rtl/>
          </w:rPr>
          <w:fldChar w:fldCharType="separate"/>
        </w:r>
        <w:r w:rsidR="00030B3A" w:rsidRPr="00030B3A">
          <w:rPr>
            <w:rFonts w:asciiTheme="minorBidi" w:hAnsiTheme="minorBidi" w:cstheme="minorBidi"/>
            <w:noProof/>
            <w:webHidden/>
            <w:sz w:val="20"/>
            <w:szCs w:val="20"/>
            <w:rtl/>
          </w:rPr>
          <w:t>15</w:t>
        </w:r>
        <w:r w:rsidR="00030B3A" w:rsidRPr="00030B3A">
          <w:rPr>
            <w:rFonts w:asciiTheme="minorBidi" w:hAnsiTheme="minorBidi" w:cstheme="minorBidi"/>
            <w:noProof/>
            <w:webHidden/>
            <w:sz w:val="20"/>
            <w:szCs w:val="20"/>
            <w:rtl/>
          </w:rPr>
          <w:fldChar w:fldCharType="end"/>
        </w:r>
      </w:hyperlink>
    </w:p>
    <w:p w14:paraId="19178F76" w14:textId="77777777" w:rsidR="005A4083" w:rsidRDefault="000B2AF4" w:rsidP="000B2AF4">
      <w:pPr>
        <w:rPr>
          <w:rFonts w:ascii="Arial" w:eastAsia="Times New Roman" w:hAnsi="Arial" w:cs="Arial"/>
          <w:b/>
          <w:bCs/>
          <w:kern w:val="28"/>
          <w:sz w:val="32"/>
          <w:szCs w:val="32"/>
        </w:rPr>
      </w:pPr>
      <w:r>
        <w:rPr>
          <w:rFonts w:ascii="Arial" w:eastAsia="Times New Roman" w:hAnsi="Arial" w:cs="Arial"/>
          <w:b/>
          <w:bCs/>
          <w:kern w:val="28"/>
          <w:sz w:val="32"/>
          <w:szCs w:val="32"/>
          <w:rtl/>
        </w:rPr>
        <w:fldChar w:fldCharType="end"/>
      </w:r>
      <w:r w:rsidR="005A4083">
        <w:rPr>
          <w:rFonts w:ascii="Arial" w:eastAsia="Times New Roman" w:hAnsi="Arial" w:cs="Arial"/>
          <w:b/>
          <w:bCs/>
          <w:kern w:val="28"/>
          <w:sz w:val="32"/>
          <w:szCs w:val="32"/>
        </w:rPr>
        <w:br w:type="page"/>
      </w:r>
    </w:p>
    <w:p w14:paraId="1688BA2B" w14:textId="2ED6D0E7" w:rsidR="00876B60" w:rsidRDefault="005E0E72" w:rsidP="00876B60">
      <w:pPr>
        <w:pStyle w:val="a7"/>
        <w:spacing w:after="120"/>
        <w:jc w:val="both"/>
        <w:rPr>
          <w:rtl/>
        </w:rPr>
      </w:pPr>
      <w:bookmarkStart w:id="10" w:name="_Toc484705461"/>
      <w:bookmarkStart w:id="11" w:name="_Toc484705742"/>
      <w:bookmarkStart w:id="12" w:name="_Toc485141335"/>
      <w:bookmarkStart w:id="13" w:name="_Hlk485316134"/>
      <w:bookmarkStart w:id="14" w:name="_Hlk485316083"/>
      <w:r w:rsidRPr="00FA6CEC">
        <w:rPr>
          <w:rtl/>
        </w:rPr>
        <w:lastRenderedPageBreak/>
        <w:t>תקציר</w:t>
      </w:r>
      <w:bookmarkEnd w:id="2"/>
      <w:bookmarkEnd w:id="10"/>
      <w:bookmarkEnd w:id="11"/>
      <w:bookmarkEnd w:id="12"/>
    </w:p>
    <w:p w14:paraId="1C72EACA" w14:textId="0A0C452C" w:rsidR="00876B60" w:rsidRDefault="00876B60" w:rsidP="00876B60">
      <w:pPr>
        <w:contextualSpacing/>
        <w:rPr>
          <w:rFonts w:asciiTheme="minorBidi" w:hAnsiTheme="minorBidi"/>
        </w:rPr>
      </w:pPr>
      <w:bookmarkStart w:id="15" w:name="_Toc312310374"/>
      <w:bookmarkStart w:id="16" w:name="_Toc484705462"/>
      <w:bookmarkStart w:id="17" w:name="_Toc484705743"/>
      <w:r>
        <w:rPr>
          <w:rFonts w:asciiTheme="minorBidi" w:hAnsiTheme="minorBidi" w:hint="cs"/>
          <w:rtl/>
        </w:rPr>
        <w:t xml:space="preserve">שירותים מבוססי מיקום הפכו לדבר שבשגרה ומידע אודות המיקום המדויק שלך הפך ללא ספק לנכס חשוב של כל מכשיר אלקטרוני. בעוד שבמרחבים פתוחים מרבית המכשירים מוצאים את המיקום בעזרת </w:t>
      </w:r>
      <w:r w:rsidR="0003399A">
        <w:rPr>
          <w:rFonts w:asciiTheme="minorBidi" w:hAnsiTheme="minorBidi" w:hint="cs"/>
          <w:rtl/>
        </w:rPr>
        <w:t>(</w:t>
      </w:r>
      <w:r w:rsidR="0003399A" w:rsidRPr="0003399A">
        <w:rPr>
          <w:rFonts w:asciiTheme="minorBidi" w:hAnsiTheme="minorBidi"/>
        </w:rPr>
        <w:t> </w:t>
      </w:r>
      <w:hyperlink r:id="rId10" w:tooltip="Global positioning system" w:history="1">
        <w:r w:rsidR="0003399A" w:rsidRPr="0003399A">
          <w:rPr>
            <w:rFonts w:asciiTheme="minorBidi" w:hAnsiTheme="minorBidi"/>
          </w:rPr>
          <w:t>global positioning systems</w:t>
        </w:r>
      </w:hyperlink>
      <w:r w:rsidR="0003399A">
        <w:rPr>
          <w:rFonts w:asciiTheme="minorBidi" w:hAnsiTheme="minorBidi" w:hint="cs"/>
          <w:rtl/>
        </w:rPr>
        <w:t>)</w:t>
      </w:r>
      <w:r>
        <w:rPr>
          <w:rFonts w:asciiTheme="minorBidi" w:hAnsiTheme="minorBidi" w:hint="cs"/>
        </w:rPr>
        <w:t>GPS</w:t>
      </w:r>
      <w:r>
        <w:rPr>
          <w:rFonts w:asciiTheme="minorBidi" w:hAnsiTheme="minorBidi" w:hint="cs"/>
          <w:rtl/>
        </w:rPr>
        <w:t>, בתוך מבנים המכשירים מאבדים את אות ה</w:t>
      </w:r>
      <w:r>
        <w:rPr>
          <w:rFonts w:asciiTheme="minorBidi" w:hAnsiTheme="minorBidi" w:hint="cs"/>
        </w:rPr>
        <w:t>GPS</w:t>
      </w:r>
      <w:r>
        <w:rPr>
          <w:rFonts w:asciiTheme="minorBidi" w:hAnsiTheme="minorBidi" w:hint="cs"/>
          <w:rtl/>
        </w:rPr>
        <w:t xml:space="preserve"> ולמעשה גם את המיקום.</w:t>
      </w:r>
    </w:p>
    <w:p w14:paraId="3AE066AE" w14:textId="72DE3D09" w:rsidR="00876B60" w:rsidRDefault="00876B60" w:rsidP="00876B60">
      <w:pPr>
        <w:contextualSpacing/>
        <w:rPr>
          <w:rFonts w:asciiTheme="minorBidi" w:hAnsiTheme="minorBidi"/>
          <w:rtl/>
        </w:rPr>
      </w:pPr>
      <w:r>
        <w:rPr>
          <w:rFonts w:asciiTheme="minorBidi" w:hAnsiTheme="minorBidi" w:hint="cs"/>
          <w:rtl/>
        </w:rPr>
        <w:t xml:space="preserve">כפתרון לבעיה זו </w:t>
      </w:r>
      <w:r w:rsidRPr="00066BC2">
        <w:rPr>
          <w:rFonts w:asciiTheme="minorBidi" w:hAnsiTheme="minorBidi"/>
          <w:rtl/>
        </w:rPr>
        <w:t xml:space="preserve">בחברת אינטל מתבצע </w:t>
      </w:r>
      <w:r w:rsidRPr="00066BC2">
        <w:rPr>
          <w:rFonts w:asciiTheme="minorBidi" w:hAnsiTheme="minorBidi" w:hint="cs"/>
          <w:rtl/>
        </w:rPr>
        <w:t>פרויקט</w:t>
      </w:r>
      <w:r w:rsidRPr="00066BC2">
        <w:rPr>
          <w:rFonts w:asciiTheme="minorBidi" w:hAnsiTheme="minorBidi"/>
          <w:rtl/>
        </w:rPr>
        <w:t xml:space="preserve"> </w:t>
      </w:r>
      <w:r w:rsidRPr="00066BC2">
        <w:rPr>
          <w:rFonts w:asciiTheme="minorBidi" w:hAnsiTheme="minorBidi"/>
        </w:rPr>
        <w:t>indoor positioning</w:t>
      </w:r>
      <w:r w:rsidRPr="00066BC2">
        <w:rPr>
          <w:rFonts w:asciiTheme="minorBidi" w:hAnsiTheme="minorBidi"/>
          <w:rtl/>
        </w:rPr>
        <w:t xml:space="preserve"> שמטרתו לאפשר ניווט בתוך מבנים (</w:t>
      </w:r>
      <w:r>
        <w:rPr>
          <w:rFonts w:asciiTheme="minorBidi" w:hAnsiTheme="minorBidi" w:hint="cs"/>
          <w:rtl/>
        </w:rPr>
        <w:t>כגון קניונים, משרדים, קמפוסים וכו'</w:t>
      </w:r>
      <w:r w:rsidRPr="00066BC2">
        <w:rPr>
          <w:rFonts w:asciiTheme="minorBidi" w:hAnsiTheme="minorBidi"/>
          <w:rtl/>
        </w:rPr>
        <w:t xml:space="preserve">). </w:t>
      </w:r>
      <w:r>
        <w:rPr>
          <w:rFonts w:asciiTheme="minorBidi" w:hAnsiTheme="minorBidi" w:hint="cs"/>
          <w:rtl/>
        </w:rPr>
        <w:t>במסגרת פרויקט זה פיתחה החברה</w:t>
      </w:r>
      <w:r w:rsidRPr="00066BC2">
        <w:rPr>
          <w:rFonts w:asciiTheme="minorBidi" w:hAnsiTheme="minorBidi"/>
          <w:rtl/>
        </w:rPr>
        <w:t xml:space="preserve"> ריספונדרים (רכיבי חומרה</w:t>
      </w:r>
      <w:r>
        <w:rPr>
          <w:rFonts w:asciiTheme="minorBidi" w:hAnsiTheme="minorBidi" w:hint="cs"/>
          <w:rtl/>
        </w:rPr>
        <w:t xml:space="preserve"> מבוססי </w:t>
      </w:r>
      <w:r>
        <w:rPr>
          <w:rFonts w:asciiTheme="minorBidi" w:hAnsiTheme="minorBidi" w:hint="cs"/>
        </w:rPr>
        <w:t>WIFI</w:t>
      </w:r>
      <w:r w:rsidRPr="00066BC2">
        <w:rPr>
          <w:rFonts w:asciiTheme="minorBidi" w:hAnsiTheme="minorBidi"/>
          <w:rtl/>
        </w:rPr>
        <w:t>) אשר מטרתם ל</w:t>
      </w:r>
      <w:r>
        <w:rPr>
          <w:rFonts w:asciiTheme="minorBidi" w:hAnsiTheme="minorBidi" w:hint="cs"/>
          <w:rtl/>
        </w:rPr>
        <w:t>תקשר</w:t>
      </w:r>
      <w:r w:rsidRPr="00066BC2">
        <w:rPr>
          <w:rFonts w:asciiTheme="minorBidi" w:hAnsiTheme="minorBidi"/>
          <w:rtl/>
        </w:rPr>
        <w:t xml:space="preserve"> </w:t>
      </w:r>
      <w:r>
        <w:rPr>
          <w:rFonts w:asciiTheme="minorBidi" w:hAnsiTheme="minorBidi" w:hint="cs"/>
          <w:rtl/>
        </w:rPr>
        <w:t xml:space="preserve">עם </w:t>
      </w:r>
      <w:r w:rsidRPr="00066BC2">
        <w:rPr>
          <w:rFonts w:asciiTheme="minorBidi" w:hAnsiTheme="minorBidi"/>
          <w:rtl/>
        </w:rPr>
        <w:t>מכשיר הלקוח</w:t>
      </w:r>
      <w:r>
        <w:rPr>
          <w:rFonts w:asciiTheme="minorBidi" w:hAnsiTheme="minorBidi" w:hint="cs"/>
          <w:rtl/>
        </w:rPr>
        <w:t>, ובעזרת תשדורות מהם</w:t>
      </w:r>
      <w:r w:rsidRPr="00066BC2">
        <w:rPr>
          <w:rFonts w:asciiTheme="minorBidi" w:hAnsiTheme="minorBidi"/>
          <w:rtl/>
        </w:rPr>
        <w:t xml:space="preserve"> י</w:t>
      </w:r>
      <w:r>
        <w:rPr>
          <w:rFonts w:asciiTheme="minorBidi" w:hAnsiTheme="minorBidi" w:hint="cs"/>
          <w:rtl/>
        </w:rPr>
        <w:t>וכ</w:t>
      </w:r>
      <w:r w:rsidRPr="00066BC2">
        <w:rPr>
          <w:rFonts w:asciiTheme="minorBidi" w:hAnsiTheme="minorBidi"/>
          <w:rtl/>
        </w:rPr>
        <w:t xml:space="preserve">ל להסיק את מיקומו </w:t>
      </w:r>
      <w:r w:rsidRPr="00066BC2">
        <w:rPr>
          <w:rFonts w:asciiTheme="minorBidi" w:hAnsiTheme="minorBidi" w:hint="cs"/>
          <w:rtl/>
        </w:rPr>
        <w:t>ב</w:t>
      </w:r>
      <w:r>
        <w:rPr>
          <w:rFonts w:asciiTheme="minorBidi" w:hAnsiTheme="minorBidi" w:hint="cs"/>
          <w:rtl/>
        </w:rPr>
        <w:t>מבנה</w:t>
      </w:r>
      <w:r w:rsidRPr="00066BC2">
        <w:rPr>
          <w:rFonts w:asciiTheme="minorBidi" w:hAnsiTheme="minorBidi"/>
          <w:rtl/>
        </w:rPr>
        <w:t>. על מנת לעשות זאת</w:t>
      </w:r>
      <w:r>
        <w:rPr>
          <w:rFonts w:asciiTheme="minorBidi" w:hAnsiTheme="minorBidi" w:hint="cs"/>
          <w:rtl/>
        </w:rPr>
        <w:t>,</w:t>
      </w:r>
      <w:r w:rsidRPr="00066BC2">
        <w:rPr>
          <w:rFonts w:asciiTheme="minorBidi" w:hAnsiTheme="minorBidi"/>
          <w:rtl/>
        </w:rPr>
        <w:t xml:space="preserve"> על הלקוח לבצע חישוביים </w:t>
      </w:r>
      <w:r w:rsidRPr="00066BC2">
        <w:rPr>
          <w:rFonts w:asciiTheme="minorBidi" w:hAnsiTheme="minorBidi" w:hint="cs"/>
          <w:rtl/>
        </w:rPr>
        <w:t>מתמטיי</w:t>
      </w:r>
      <w:r w:rsidRPr="00066BC2">
        <w:rPr>
          <w:rFonts w:asciiTheme="minorBidi" w:hAnsiTheme="minorBidi" w:hint="eastAsia"/>
          <w:rtl/>
        </w:rPr>
        <w:t>ם</w:t>
      </w:r>
      <w:r w:rsidRPr="00066BC2">
        <w:rPr>
          <w:rFonts w:asciiTheme="minorBidi" w:hAnsiTheme="minorBidi"/>
          <w:rtl/>
        </w:rPr>
        <w:t xml:space="preserve"> רבים אשר בין היתר לוקחים זמן ומשאבים</w:t>
      </w:r>
      <w:r>
        <w:rPr>
          <w:rFonts w:asciiTheme="minorBidi" w:hAnsiTheme="minorBidi" w:hint="cs"/>
          <w:rtl/>
        </w:rPr>
        <w:t xml:space="preserve"> יקרים</w:t>
      </w:r>
      <w:r w:rsidRPr="00066BC2">
        <w:rPr>
          <w:rFonts w:asciiTheme="minorBidi" w:hAnsiTheme="minorBidi"/>
          <w:rtl/>
        </w:rPr>
        <w:t xml:space="preserve"> מהלקוח. בפרויקט זה אנו באים להקל על בעיה זו באמצעות בניית מסד נתונים (</w:t>
      </w:r>
      <w:r>
        <w:rPr>
          <w:rFonts w:asciiTheme="minorBidi" w:hAnsiTheme="minorBidi"/>
        </w:rPr>
        <w:t>database</w:t>
      </w:r>
      <w:r w:rsidRPr="00066BC2">
        <w:rPr>
          <w:rFonts w:asciiTheme="minorBidi" w:hAnsiTheme="minorBidi"/>
          <w:rtl/>
        </w:rPr>
        <w:t xml:space="preserve">) ממדידות מוקדמות </w:t>
      </w:r>
      <w:r>
        <w:rPr>
          <w:rFonts w:asciiTheme="minorBidi" w:hAnsiTheme="minorBidi" w:hint="cs"/>
          <w:rtl/>
        </w:rPr>
        <w:t xml:space="preserve">של נתונים כגון </w:t>
      </w:r>
      <w:r>
        <w:rPr>
          <w:rFonts w:asciiTheme="minorBidi" w:hAnsiTheme="minorBidi" w:hint="cs"/>
        </w:rPr>
        <w:t>RSSI</w:t>
      </w:r>
      <w:r>
        <w:rPr>
          <w:rFonts w:asciiTheme="minorBidi" w:hAnsiTheme="minorBidi" w:hint="cs"/>
          <w:rtl/>
        </w:rPr>
        <w:t xml:space="preserve"> ומרחק מהריספונדרים</w:t>
      </w:r>
      <w:r w:rsidR="001D6643">
        <w:rPr>
          <w:rFonts w:asciiTheme="minorBidi" w:hAnsiTheme="minorBidi" w:hint="cs"/>
          <w:rtl/>
        </w:rPr>
        <w:t>(</w:t>
      </w:r>
      <w:r w:rsidRPr="00876B60">
        <w:rPr>
          <w:rFonts w:ascii="Arial" w:hAnsi="Arial" w:cs="Arial" w:hint="cs"/>
          <w:sz w:val="20"/>
          <w:szCs w:val="20"/>
          <w:rtl/>
        </w:rPr>
        <w:t xml:space="preserve"> </w:t>
      </w:r>
      <w:r w:rsidRPr="00FC59A6">
        <w:rPr>
          <w:rFonts w:ascii="Arial" w:hAnsi="Arial" w:cs="Arial" w:hint="cs"/>
          <w:sz w:val="20"/>
          <w:szCs w:val="20"/>
          <w:rtl/>
        </w:rPr>
        <w:t xml:space="preserve">בעזרת טכנולוגיית </w:t>
      </w:r>
      <w:r w:rsidRPr="00FC59A6">
        <w:rPr>
          <w:rFonts w:ascii="Arial" w:hAnsi="Arial" w:cs="Arial"/>
          <w:sz w:val="20"/>
          <w:szCs w:val="20"/>
        </w:rPr>
        <w:t>Fine Timing Measurements</w:t>
      </w:r>
      <w:r w:rsidRPr="00FC59A6">
        <w:rPr>
          <w:rFonts w:ascii="Arial" w:hAnsi="Arial" w:cs="Arial" w:hint="cs"/>
          <w:sz w:val="20"/>
          <w:szCs w:val="20"/>
          <w:rtl/>
        </w:rPr>
        <w:t>)</w:t>
      </w:r>
      <w:r>
        <w:rPr>
          <w:rFonts w:asciiTheme="minorBidi" w:hAnsiTheme="minorBidi" w:hint="cs"/>
          <w:rtl/>
        </w:rPr>
        <w:t xml:space="preserve"> במבנה הסגור בו אנו רוצים לנווט, נתונים אלה יקראו טביעות אצבע</w:t>
      </w:r>
      <w:r w:rsidRPr="00066BC2">
        <w:rPr>
          <w:rFonts w:asciiTheme="minorBidi" w:hAnsiTheme="minorBidi"/>
          <w:rtl/>
        </w:rPr>
        <w:t>(</w:t>
      </w:r>
      <w:r w:rsidRPr="00066BC2">
        <w:rPr>
          <w:rFonts w:asciiTheme="minorBidi" w:hAnsiTheme="minorBidi"/>
        </w:rPr>
        <w:t>fingerprints</w:t>
      </w:r>
      <w:r w:rsidRPr="00066BC2">
        <w:rPr>
          <w:rFonts w:asciiTheme="minorBidi" w:hAnsiTheme="minorBidi"/>
          <w:rtl/>
        </w:rPr>
        <w:t>)</w:t>
      </w:r>
      <w:r>
        <w:rPr>
          <w:rFonts w:asciiTheme="minorBidi" w:hAnsiTheme="minorBidi" w:hint="cs"/>
          <w:rtl/>
        </w:rPr>
        <w:t>. באמצעות אלגוריתם מתאים נוכל ל</w:t>
      </w:r>
      <w:r w:rsidRPr="00066BC2">
        <w:rPr>
          <w:rFonts w:asciiTheme="minorBidi" w:hAnsiTheme="minorBidi"/>
          <w:rtl/>
        </w:rPr>
        <w:t>שע</w:t>
      </w:r>
      <w:r>
        <w:rPr>
          <w:rFonts w:asciiTheme="minorBidi" w:hAnsiTheme="minorBidi" w:hint="cs"/>
          <w:rtl/>
        </w:rPr>
        <w:t>רך את מיקום המשתמש באמצעות נתוני התשדורות שהמשתמש מקבל מהריספונדרים וטביעות האצבע מ</w:t>
      </w:r>
      <w:r w:rsidRPr="00066BC2">
        <w:rPr>
          <w:rFonts w:asciiTheme="minorBidi" w:hAnsiTheme="minorBidi"/>
          <w:rtl/>
        </w:rPr>
        <w:t>מסד</w:t>
      </w:r>
      <w:r>
        <w:rPr>
          <w:rFonts w:asciiTheme="minorBidi" w:hAnsiTheme="minorBidi" w:hint="cs"/>
          <w:rtl/>
        </w:rPr>
        <w:t xml:space="preserve"> הנתונים. בפרויקט זה נבדוק את הביצועים של שלושה אלגוריתמים שכתבנו אשר מנצלים חלקים אחרים של טביעות האצבע. אלגוריתם 1 משתמ</w:t>
      </w:r>
      <w:r>
        <w:rPr>
          <w:rFonts w:asciiTheme="minorBidi" w:hAnsiTheme="minorBidi" w:hint="eastAsia"/>
          <w:rtl/>
        </w:rPr>
        <w:t>ש</w:t>
      </w:r>
      <w:r>
        <w:rPr>
          <w:rFonts w:asciiTheme="minorBidi" w:hAnsiTheme="minorBidi" w:hint="cs"/>
          <w:rtl/>
        </w:rPr>
        <w:t xml:space="preserve"> רק בנתוני ה</w:t>
      </w:r>
      <w:r>
        <w:rPr>
          <w:rFonts w:asciiTheme="minorBidi" w:hAnsiTheme="minorBidi" w:hint="cs"/>
        </w:rPr>
        <w:t>RSSI</w:t>
      </w:r>
      <w:r>
        <w:rPr>
          <w:rFonts w:asciiTheme="minorBidi" w:hAnsiTheme="minorBidi" w:hint="cs"/>
          <w:rtl/>
        </w:rPr>
        <w:t>,</w:t>
      </w:r>
      <w:r>
        <w:rPr>
          <w:rFonts w:asciiTheme="minorBidi" w:hAnsiTheme="minorBidi" w:hint="cs"/>
        </w:rPr>
        <w:t xml:space="preserve"> </w:t>
      </w:r>
      <w:r>
        <w:rPr>
          <w:rFonts w:asciiTheme="minorBidi" w:hAnsiTheme="minorBidi" w:hint="cs"/>
          <w:rtl/>
        </w:rPr>
        <w:t>אלגוריתם 2 משתמש הן בנתוני ה</w:t>
      </w:r>
      <w:r>
        <w:rPr>
          <w:rFonts w:asciiTheme="minorBidi" w:hAnsiTheme="minorBidi" w:hint="cs"/>
        </w:rPr>
        <w:t>RSSI</w:t>
      </w:r>
      <w:r>
        <w:rPr>
          <w:rFonts w:asciiTheme="minorBidi" w:hAnsiTheme="minorBidi" w:hint="cs"/>
          <w:rtl/>
        </w:rPr>
        <w:t xml:space="preserve"> והן בנתוני המרחק מהריספונדרים ואלגוריתם 3 משתמש רק במרחקים מהריספונדרים (</w:t>
      </w:r>
      <w:commentRangeStart w:id="18"/>
      <w:r w:rsidRPr="002D1BC7">
        <w:rPr>
          <w:rFonts w:asciiTheme="minorBidi" w:hAnsiTheme="minorBidi" w:hint="cs"/>
        </w:rPr>
        <w:t>T</w:t>
      </w:r>
      <w:r w:rsidRPr="002D1BC7">
        <w:rPr>
          <w:rFonts w:asciiTheme="minorBidi" w:hAnsiTheme="minorBidi"/>
        </w:rPr>
        <w:t>rilateration</w:t>
      </w:r>
      <w:commentRangeEnd w:id="18"/>
      <w:r w:rsidR="00233DA7">
        <w:rPr>
          <w:rStyle w:val="af3"/>
          <w:rtl/>
        </w:rPr>
        <w:commentReference w:id="18"/>
      </w:r>
      <w:r>
        <w:rPr>
          <w:rFonts w:asciiTheme="minorBidi" w:hAnsiTheme="minorBidi" w:hint="cs"/>
          <w:rtl/>
        </w:rPr>
        <w:t>).</w:t>
      </w:r>
      <w:r w:rsidR="001D6643">
        <w:rPr>
          <w:rFonts w:asciiTheme="minorBidi" w:hAnsiTheme="minorBidi"/>
        </w:rPr>
        <w:t xml:space="preserve"> </w:t>
      </w:r>
      <w:r w:rsidR="001D6643">
        <w:rPr>
          <w:rFonts w:asciiTheme="minorBidi" w:hAnsiTheme="minorBidi" w:hint="cs"/>
          <w:rtl/>
        </w:rPr>
        <w:t xml:space="preserve"> </w:t>
      </w:r>
    </w:p>
    <w:p w14:paraId="5D8709FA" w14:textId="3D6A0FA8" w:rsidR="00876B60" w:rsidRDefault="00876B60" w:rsidP="00876B60">
      <w:pPr>
        <w:contextualSpacing/>
        <w:rPr>
          <w:rFonts w:asciiTheme="minorBidi" w:hAnsiTheme="minorBidi"/>
        </w:rPr>
      </w:pPr>
    </w:p>
    <w:p w14:paraId="4C7843C1" w14:textId="69B9E520" w:rsidR="00876B60" w:rsidRDefault="007C7B02" w:rsidP="00876B60">
      <w:pPr>
        <w:rPr>
          <w:rFonts w:asciiTheme="minorBidi" w:hAnsiTheme="minorBidi"/>
          <w:rtl/>
        </w:rPr>
      </w:pPr>
      <w:r>
        <w:rPr>
          <w:rFonts w:asciiTheme="minorBidi" w:hAnsiTheme="minorBidi" w:hint="cs"/>
          <w:rtl/>
        </w:rPr>
        <w:t>דיאגרמה</w:t>
      </w:r>
      <w:r w:rsidR="00C44D39">
        <w:rPr>
          <w:rFonts w:asciiTheme="minorBidi" w:hAnsiTheme="minorBidi" w:hint="cs"/>
          <w:rtl/>
        </w:rPr>
        <w:t xml:space="preserve"> כללית של הפרויקט</w:t>
      </w:r>
      <w:r w:rsidR="00876B60">
        <w:rPr>
          <w:rFonts w:asciiTheme="minorBidi" w:hAnsiTheme="minorBidi" w:hint="cs"/>
          <w:rtl/>
        </w:rPr>
        <w:t>:</w:t>
      </w:r>
    </w:p>
    <w:p w14:paraId="36E45299" w14:textId="3E4779A8" w:rsidR="005E1668" w:rsidRDefault="005E1668" w:rsidP="005E1668">
      <w:pPr>
        <w:rPr>
          <w:rFonts w:asciiTheme="minorBidi" w:hAnsiTheme="minorBidi"/>
          <w:rtl/>
        </w:rPr>
      </w:pPr>
      <w:commentRangeStart w:id="19"/>
      <w:r>
        <w:rPr>
          <w:noProof/>
        </w:rPr>
        <w:drawing>
          <wp:anchor distT="0" distB="0" distL="114300" distR="114300" simplePos="0" relativeHeight="251658240" behindDoc="0" locked="0" layoutInCell="1" allowOverlap="1" wp14:anchorId="299BC822" wp14:editId="5712EB16">
            <wp:simplePos x="0" y="0"/>
            <wp:positionH relativeFrom="margin">
              <wp:posOffset>-395605</wp:posOffset>
            </wp:positionH>
            <wp:positionV relativeFrom="paragraph">
              <wp:posOffset>426085</wp:posOffset>
            </wp:positionV>
            <wp:extent cx="5877560" cy="3477260"/>
            <wp:effectExtent l="0" t="0" r="8890" b="889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77560" cy="3477260"/>
                    </a:xfrm>
                    <a:prstGeom prst="rect">
                      <a:avLst/>
                    </a:prstGeom>
                  </pic:spPr>
                </pic:pic>
              </a:graphicData>
            </a:graphic>
            <wp14:sizeRelH relativeFrom="page">
              <wp14:pctWidth>0</wp14:pctWidth>
            </wp14:sizeRelH>
            <wp14:sizeRelV relativeFrom="page">
              <wp14:pctHeight>0</wp14:pctHeight>
            </wp14:sizeRelV>
          </wp:anchor>
        </w:drawing>
      </w:r>
      <w:commentRangeEnd w:id="19"/>
      <w:r w:rsidR="00233DA7">
        <w:rPr>
          <w:rStyle w:val="af3"/>
          <w:rtl/>
        </w:rPr>
        <w:commentReference w:id="19"/>
      </w:r>
    </w:p>
    <w:p w14:paraId="1795CEA2" w14:textId="326F9AC0" w:rsidR="005E1668" w:rsidRDefault="005E1668" w:rsidP="005E1668">
      <w:pPr>
        <w:rPr>
          <w:rFonts w:asciiTheme="minorBidi" w:hAnsiTheme="minorBidi"/>
          <w:rtl/>
        </w:rPr>
      </w:pPr>
    </w:p>
    <w:p w14:paraId="35EA7C13" w14:textId="03AEB679" w:rsidR="005E1668" w:rsidRDefault="005E1668" w:rsidP="005E1668">
      <w:pPr>
        <w:rPr>
          <w:rFonts w:asciiTheme="minorBidi" w:hAnsiTheme="minorBidi"/>
          <w:rtl/>
        </w:rPr>
      </w:pPr>
    </w:p>
    <w:p w14:paraId="43EEB960" w14:textId="62E2EB65" w:rsidR="005E1668" w:rsidRDefault="005E1668" w:rsidP="005E1668">
      <w:pPr>
        <w:rPr>
          <w:rFonts w:asciiTheme="minorBidi" w:hAnsiTheme="minorBidi"/>
          <w:rtl/>
        </w:rPr>
      </w:pPr>
    </w:p>
    <w:p w14:paraId="0AC2EF86" w14:textId="4FC4A6EC" w:rsidR="005E1668" w:rsidRDefault="005E1668" w:rsidP="005E1668">
      <w:pPr>
        <w:rPr>
          <w:rFonts w:asciiTheme="minorBidi" w:hAnsiTheme="minorBidi"/>
          <w:rtl/>
        </w:rPr>
      </w:pPr>
    </w:p>
    <w:p w14:paraId="1F8A8B17" w14:textId="77777777" w:rsidR="00FC59A6" w:rsidRDefault="005E0E72" w:rsidP="00FC59A6">
      <w:pPr>
        <w:pStyle w:val="1"/>
        <w:rPr>
          <w:rtl/>
        </w:rPr>
      </w:pPr>
      <w:bookmarkStart w:id="20" w:name="_Toc485141336"/>
      <w:r w:rsidRPr="00FA6CEC">
        <w:rPr>
          <w:rtl/>
        </w:rPr>
        <w:lastRenderedPageBreak/>
        <w:t>הקדמה</w:t>
      </w:r>
      <w:bookmarkStart w:id="21" w:name="_Ref43721632"/>
      <w:bookmarkEnd w:id="15"/>
      <w:bookmarkEnd w:id="16"/>
      <w:bookmarkEnd w:id="17"/>
      <w:bookmarkEnd w:id="20"/>
    </w:p>
    <w:p w14:paraId="1732FA58" w14:textId="77777777" w:rsidR="00483BCA" w:rsidRDefault="00483BCA" w:rsidP="00483BCA">
      <w:pPr>
        <w:contextualSpacing/>
        <w:rPr>
          <w:rFonts w:asciiTheme="minorBidi" w:hAnsiTheme="minorBidi"/>
          <w:rtl/>
        </w:rPr>
      </w:pPr>
      <w:r w:rsidRPr="00066BC2">
        <w:rPr>
          <w:rFonts w:asciiTheme="minorBidi" w:hAnsiTheme="minorBidi"/>
          <w:rtl/>
        </w:rPr>
        <w:t xml:space="preserve">ניווט תוך-מבני מדויק הופך חשוב יותר עבור מכשירים מבוססים </w:t>
      </w:r>
      <w:r w:rsidRPr="00066BC2">
        <w:rPr>
          <w:rFonts w:asciiTheme="minorBidi" w:hAnsiTheme="minorBidi"/>
        </w:rPr>
        <w:t>Wi-Fi</w:t>
      </w:r>
      <w:r w:rsidRPr="00066BC2">
        <w:rPr>
          <w:rFonts w:asciiTheme="minorBidi" w:hAnsiTheme="minorBidi"/>
          <w:rtl/>
        </w:rPr>
        <w:t xml:space="preserve"> בשל השימוש המוגבר של מציאות רבודה, רשתות חברתיות, ניטור בריאות, מעקב אישי, בקרת מלאי ויישומי מיקום-מודע תוך-מבני אחרים.</w:t>
      </w:r>
      <w:r>
        <w:rPr>
          <w:rFonts w:asciiTheme="minorBidi" w:hAnsiTheme="minorBidi" w:hint="cs"/>
          <w:rtl/>
        </w:rPr>
        <w:t xml:space="preserve"> </w:t>
      </w:r>
    </w:p>
    <w:p w14:paraId="36B766E7" w14:textId="2B7CF360" w:rsidR="00483BCA" w:rsidRDefault="0089429C" w:rsidP="00483BCA">
      <w:pPr>
        <w:contextualSpacing/>
        <w:rPr>
          <w:rFonts w:asciiTheme="minorBidi" w:hAnsiTheme="minorBidi"/>
          <w:rtl/>
        </w:rPr>
      </w:pPr>
      <w:r>
        <w:rPr>
          <w:rFonts w:asciiTheme="minorBidi" w:hAnsiTheme="minorBidi"/>
          <w:rtl/>
        </w:rPr>
        <w:t>פריסה בקנה מידה גדול</w:t>
      </w:r>
      <w:r w:rsidR="00483BCA" w:rsidRPr="00066BC2">
        <w:rPr>
          <w:rFonts w:asciiTheme="minorBidi" w:hAnsiTheme="minorBidi"/>
          <w:rtl/>
        </w:rPr>
        <w:t xml:space="preserve"> של ניווט תוך-מבני היא הרבה יותר קשה בגלל שני אתגרים טכניים. ראשית, </w:t>
      </w:r>
      <w:r w:rsidR="00483BCA" w:rsidRPr="00066BC2">
        <w:rPr>
          <w:rFonts w:asciiTheme="minorBidi" w:hAnsiTheme="minorBidi"/>
        </w:rPr>
        <w:t>GPS</w:t>
      </w:r>
      <w:r w:rsidR="00483BCA" w:rsidRPr="00066BC2">
        <w:rPr>
          <w:rFonts w:asciiTheme="minorBidi" w:hAnsiTheme="minorBidi"/>
          <w:rtl/>
        </w:rPr>
        <w:t xml:space="preserve"> לא ניתן לפריסה לצורך שימוש תוך-מבני מכיוון שאותות </w:t>
      </w:r>
      <w:r w:rsidR="00483BCA" w:rsidRPr="00066BC2">
        <w:rPr>
          <w:rFonts w:asciiTheme="minorBidi" w:hAnsiTheme="minorBidi"/>
        </w:rPr>
        <w:t>GPS</w:t>
      </w:r>
      <w:r w:rsidR="00483BCA" w:rsidRPr="00066BC2">
        <w:rPr>
          <w:rFonts w:asciiTheme="minorBidi" w:hAnsiTheme="minorBidi"/>
          <w:rtl/>
        </w:rPr>
        <w:t xml:space="preserve"> לא יכולים להגיע למקלטים בתוך המבנה. שנית וחשוב יותר, בהתאם לסביבות תוך-מבני מסובכות כגון גיאומטריות בניין, תנועת אנשים, וההשפעות האקראיות של התפשטות אותות, הפרעות ורעש ממכשירים אחרים גם יכולים לפגוע בדיוק של המיקום.</w:t>
      </w:r>
      <w:r w:rsidR="00483BCA">
        <w:rPr>
          <w:rFonts w:asciiTheme="minorBidi" w:hAnsiTheme="minorBidi" w:hint="cs"/>
          <w:rtl/>
        </w:rPr>
        <w:t xml:space="preserve"> </w:t>
      </w:r>
      <w:r w:rsidR="00483BCA" w:rsidRPr="00066BC2">
        <w:rPr>
          <w:rFonts w:asciiTheme="minorBidi" w:hAnsiTheme="minorBidi"/>
          <w:rtl/>
        </w:rPr>
        <w:t xml:space="preserve">הפופולריות והמחיר נמוך של כרטיסי ממשק רשת ה- </w:t>
      </w:r>
      <w:r w:rsidR="00483BCA" w:rsidRPr="00066BC2">
        <w:rPr>
          <w:rFonts w:asciiTheme="minorBidi" w:hAnsiTheme="minorBidi"/>
        </w:rPr>
        <w:t>Wi-Fi</w:t>
      </w:r>
      <w:r w:rsidR="00483BCA" w:rsidRPr="00066BC2">
        <w:rPr>
          <w:rFonts w:asciiTheme="minorBidi" w:hAnsiTheme="minorBidi"/>
          <w:rtl/>
        </w:rPr>
        <w:t xml:space="preserve"> הוא תמריץ אטרקטיבי להשתמש ב- </w:t>
      </w:r>
      <w:r w:rsidR="00483BCA" w:rsidRPr="00066BC2">
        <w:rPr>
          <w:rFonts w:asciiTheme="minorBidi" w:hAnsiTheme="minorBidi"/>
        </w:rPr>
        <w:t>Wi-Fi</w:t>
      </w:r>
      <w:r w:rsidR="00483BCA" w:rsidRPr="00066BC2">
        <w:rPr>
          <w:rFonts w:asciiTheme="minorBidi" w:hAnsiTheme="minorBidi"/>
          <w:rtl/>
        </w:rPr>
        <w:t xml:space="preserve"> כבסיס מערכת מיקום.</w:t>
      </w:r>
      <w:r w:rsidR="00810064">
        <w:rPr>
          <w:rFonts w:asciiTheme="minorBidi" w:hAnsiTheme="minorBidi" w:hint="cs"/>
          <w:rtl/>
        </w:rPr>
        <w:t xml:space="preserve"> מכיוון שבמבנים רבים כבר קיימים רכיבי </w:t>
      </w:r>
      <w:r w:rsidR="00810064">
        <w:rPr>
          <w:rFonts w:asciiTheme="minorBidi" w:hAnsiTheme="minorBidi" w:hint="cs"/>
        </w:rPr>
        <w:t>WIFI</w:t>
      </w:r>
      <w:r w:rsidR="00810064">
        <w:rPr>
          <w:rFonts w:asciiTheme="minorBidi" w:hAnsiTheme="minorBidi" w:hint="cs"/>
          <w:rtl/>
        </w:rPr>
        <w:t xml:space="preserve"> והמכשירים </w:t>
      </w:r>
      <w:r w:rsidR="006D4327">
        <w:rPr>
          <w:rFonts w:asciiTheme="minorBidi" w:hAnsiTheme="minorBidi" w:hint="cs"/>
          <w:rtl/>
        </w:rPr>
        <w:t>הסלולריי</w:t>
      </w:r>
      <w:r w:rsidR="006D4327">
        <w:rPr>
          <w:rFonts w:asciiTheme="minorBidi" w:hAnsiTheme="minorBidi" w:hint="eastAsia"/>
          <w:rtl/>
        </w:rPr>
        <w:t>ם</w:t>
      </w:r>
      <w:r w:rsidR="00810064">
        <w:rPr>
          <w:rFonts w:asciiTheme="minorBidi" w:hAnsiTheme="minorBidi" w:hint="cs"/>
          <w:rtl/>
        </w:rPr>
        <w:t xml:space="preserve"> יכולים לקבל את ערך ה</w:t>
      </w:r>
      <w:r w:rsidR="00810064">
        <w:rPr>
          <w:rFonts w:asciiTheme="minorBidi" w:hAnsiTheme="minorBidi" w:hint="cs"/>
        </w:rPr>
        <w:t>RSSI</w:t>
      </w:r>
      <w:r w:rsidR="00810064">
        <w:rPr>
          <w:rFonts w:asciiTheme="minorBidi" w:hAnsiTheme="minorBidi" w:hint="cs"/>
          <w:rtl/>
        </w:rPr>
        <w:t xml:space="preserve"> מהם</w:t>
      </w:r>
      <w:r w:rsidR="006D4327">
        <w:rPr>
          <w:rFonts w:asciiTheme="minorBidi" w:hAnsiTheme="minorBidi" w:hint="cs"/>
          <w:rtl/>
        </w:rPr>
        <w:t xml:space="preserve">, שיערוך מיקום באמצעות </w:t>
      </w:r>
      <w:r w:rsidR="006D4327">
        <w:rPr>
          <w:rFonts w:asciiTheme="minorBidi" w:hAnsiTheme="minorBidi" w:hint="cs"/>
        </w:rPr>
        <w:t>RSSI</w:t>
      </w:r>
      <w:r w:rsidR="006D4327">
        <w:rPr>
          <w:rFonts w:asciiTheme="minorBidi" w:hAnsiTheme="minorBidi" w:hint="cs"/>
          <w:rtl/>
        </w:rPr>
        <w:t xml:space="preserve">/טביעות אצבע של </w:t>
      </w:r>
      <w:r w:rsidR="006D4327">
        <w:rPr>
          <w:rFonts w:asciiTheme="minorBidi" w:hAnsiTheme="minorBidi" w:hint="cs"/>
        </w:rPr>
        <w:t>RSSI</w:t>
      </w:r>
      <w:r w:rsidR="006D4327">
        <w:rPr>
          <w:rFonts w:asciiTheme="minorBidi" w:hAnsiTheme="minorBidi" w:hint="cs"/>
          <w:rtl/>
        </w:rPr>
        <w:t xml:space="preserve"> יכול להיות פתרון זמין, רחב היקף וזול מכיוון שלא דורש חומרה מיוחדת שלא מותקנת כבר. הריספונדרים של אינטל מספקים נתונים נוספים כגון מרחק </w:t>
      </w:r>
      <w:r w:rsidR="00CF6C2D">
        <w:rPr>
          <w:rFonts w:asciiTheme="minorBidi" w:hAnsiTheme="minorBidi" w:hint="cs"/>
          <w:rtl/>
        </w:rPr>
        <w:t xml:space="preserve">בין הריספונדר למכשיר ולכן ניתן באמצעות חישוב </w:t>
      </w:r>
      <w:r w:rsidR="00CF6C2D" w:rsidRPr="005C2E78">
        <w:t>trilateration</w:t>
      </w:r>
      <w:r w:rsidR="00CF6C2D">
        <w:rPr>
          <w:rFonts w:hint="cs"/>
          <w:rtl/>
        </w:rPr>
        <w:t xml:space="preserve"> למצוא את המיקום</w:t>
      </w:r>
      <w:commentRangeStart w:id="22"/>
      <w:r w:rsidR="00CF6C2D">
        <w:rPr>
          <w:rFonts w:hint="cs"/>
          <w:rtl/>
        </w:rPr>
        <w:t xml:space="preserve">, אולם </w:t>
      </w:r>
      <w:r w:rsidR="00AC0936">
        <w:rPr>
          <w:rFonts w:hint="cs"/>
          <w:rtl/>
        </w:rPr>
        <w:t>חישוב</w:t>
      </w:r>
      <w:r w:rsidR="00CF6C2D">
        <w:rPr>
          <w:rFonts w:hint="cs"/>
          <w:rtl/>
        </w:rPr>
        <w:t xml:space="preserve"> זה עולה בזמן ריצ</w:t>
      </w:r>
      <w:r w:rsidR="00AC0936">
        <w:rPr>
          <w:rFonts w:hint="cs"/>
          <w:rtl/>
        </w:rPr>
        <w:t xml:space="preserve">ה. </w:t>
      </w:r>
      <w:commentRangeEnd w:id="22"/>
      <w:r w:rsidR="00CB0D80">
        <w:rPr>
          <w:rStyle w:val="af3"/>
          <w:rtl/>
        </w:rPr>
        <w:commentReference w:id="22"/>
      </w:r>
    </w:p>
    <w:p w14:paraId="37566EFE" w14:textId="1C1E7E2D" w:rsidR="00483BCA" w:rsidRDefault="00483BCA" w:rsidP="00483BCA">
      <w:pPr>
        <w:contextualSpacing/>
        <w:rPr>
          <w:rFonts w:asciiTheme="minorBidi" w:hAnsiTheme="minorBidi"/>
          <w:rtl/>
        </w:rPr>
      </w:pPr>
      <w:commentRangeStart w:id="23"/>
      <w:r>
        <w:rPr>
          <w:rFonts w:asciiTheme="minorBidi" w:hAnsiTheme="minorBidi" w:hint="cs"/>
          <w:rtl/>
        </w:rPr>
        <w:t xml:space="preserve">על כן, מטרת הפרויקט היא </w:t>
      </w:r>
      <w:r w:rsidR="0089429C">
        <w:rPr>
          <w:rFonts w:asciiTheme="minorBidi" w:hAnsiTheme="minorBidi" w:hint="cs"/>
          <w:rtl/>
        </w:rPr>
        <w:t>שיערוך המיקום של המשתמש בתוך המבנה על ידי</w:t>
      </w:r>
      <w:r w:rsidR="000F5357">
        <w:rPr>
          <w:rFonts w:asciiTheme="minorBidi" w:hAnsiTheme="minorBidi" w:hint="cs"/>
          <w:rtl/>
        </w:rPr>
        <w:t xml:space="preserve"> שלושה אלגוריתמי</w:t>
      </w:r>
      <w:r w:rsidR="000F5357">
        <w:rPr>
          <w:rFonts w:asciiTheme="minorBidi" w:hAnsiTheme="minorBidi" w:hint="eastAsia"/>
          <w:rtl/>
        </w:rPr>
        <w:t>ם</w:t>
      </w:r>
      <w:r w:rsidR="000F5357">
        <w:rPr>
          <w:rFonts w:asciiTheme="minorBidi" w:hAnsiTheme="minorBidi" w:hint="cs"/>
          <w:rtl/>
        </w:rPr>
        <w:t xml:space="preserve"> לשערוך מיקום, והשוואה בין ביצועיהם. </w:t>
      </w:r>
      <w:commentRangeEnd w:id="23"/>
      <w:r w:rsidR="00AC0936">
        <w:rPr>
          <w:rStyle w:val="af3"/>
          <w:rtl/>
        </w:rPr>
        <w:commentReference w:id="23"/>
      </w:r>
    </w:p>
    <w:p w14:paraId="7087D847" w14:textId="6F94C92E" w:rsidR="00483BCA" w:rsidRDefault="00496EC1" w:rsidP="00483BCA">
      <w:pPr>
        <w:contextualSpacing/>
        <w:rPr>
          <w:rFonts w:asciiTheme="minorBidi" w:hAnsiTheme="minorBidi"/>
          <w:rtl/>
        </w:rPr>
      </w:pPr>
      <w:r>
        <w:rPr>
          <w:rFonts w:asciiTheme="minorBidi" w:hAnsiTheme="minorBidi" w:hint="cs"/>
          <w:rtl/>
        </w:rPr>
        <w:t>לאחר שהבנו את המוטיבציה לפרויקט התחלנו ב</w:t>
      </w:r>
      <w:r w:rsidR="000F5357">
        <w:rPr>
          <w:rFonts w:asciiTheme="minorBidi" w:hAnsiTheme="minorBidi" w:hint="cs"/>
          <w:rtl/>
        </w:rPr>
        <w:t>סק</w:t>
      </w:r>
      <w:r w:rsidR="00CA6379">
        <w:rPr>
          <w:rFonts w:asciiTheme="minorBidi" w:hAnsiTheme="minorBidi" w:hint="cs"/>
          <w:rtl/>
        </w:rPr>
        <w:t>י</w:t>
      </w:r>
      <w:r w:rsidR="000F5357">
        <w:rPr>
          <w:rFonts w:asciiTheme="minorBidi" w:hAnsiTheme="minorBidi" w:hint="cs"/>
          <w:rtl/>
        </w:rPr>
        <w:t>ר</w:t>
      </w:r>
      <w:r w:rsidR="00CA6379">
        <w:rPr>
          <w:rFonts w:asciiTheme="minorBidi" w:hAnsiTheme="minorBidi" w:hint="cs"/>
          <w:rtl/>
        </w:rPr>
        <w:t>ה</w:t>
      </w:r>
      <w:r w:rsidR="000F5357">
        <w:rPr>
          <w:rFonts w:asciiTheme="minorBidi" w:hAnsiTheme="minorBidi" w:hint="cs"/>
          <w:rtl/>
        </w:rPr>
        <w:t xml:space="preserve"> ספרות</w:t>
      </w:r>
      <w:r w:rsidR="00CA6379">
        <w:rPr>
          <w:rFonts w:asciiTheme="minorBidi" w:hAnsiTheme="minorBidi" w:hint="cs"/>
          <w:rtl/>
        </w:rPr>
        <w:t>ית</w:t>
      </w:r>
      <w:r w:rsidR="000F5357">
        <w:rPr>
          <w:rFonts w:asciiTheme="minorBidi" w:hAnsiTheme="minorBidi" w:hint="cs"/>
          <w:rtl/>
        </w:rPr>
        <w:t xml:space="preserve"> אודות מחקרים </w:t>
      </w:r>
      <w:r w:rsidR="00A477B1">
        <w:rPr>
          <w:rFonts w:asciiTheme="minorBidi" w:hAnsiTheme="minorBidi" w:hint="cs"/>
          <w:rtl/>
        </w:rPr>
        <w:t>קיימים</w:t>
      </w:r>
      <w:r w:rsidR="000F5357">
        <w:rPr>
          <w:rFonts w:asciiTheme="minorBidi" w:hAnsiTheme="minorBidi" w:hint="cs"/>
          <w:rtl/>
        </w:rPr>
        <w:t xml:space="preserve"> בנושא</w:t>
      </w:r>
      <w:r w:rsidR="00CA6379">
        <w:rPr>
          <w:rFonts w:asciiTheme="minorBidi" w:hAnsiTheme="minorBidi" w:hint="cs"/>
          <w:rtl/>
        </w:rPr>
        <w:t xml:space="preserve">. במהלכה מצאנו דרכים לשערוך מיקום באמצעות טביעות אצבע של </w:t>
      </w:r>
      <w:r w:rsidR="00CA6379">
        <w:rPr>
          <w:rFonts w:asciiTheme="minorBidi" w:hAnsiTheme="minorBidi" w:hint="cs"/>
        </w:rPr>
        <w:t>RSSI</w:t>
      </w:r>
      <w:r w:rsidR="00CA6379">
        <w:rPr>
          <w:rFonts w:asciiTheme="minorBidi" w:hAnsiTheme="minorBidi" w:hint="cs"/>
          <w:rtl/>
        </w:rPr>
        <w:t>(אלגוריתם 1), ואת אלגוריתם ה</w:t>
      </w:r>
      <w:r w:rsidR="00CA6379" w:rsidRPr="005C2E78">
        <w:t>trilateration</w:t>
      </w:r>
      <w:r w:rsidR="00CA6379">
        <w:rPr>
          <w:rFonts w:hint="cs"/>
          <w:rtl/>
        </w:rPr>
        <w:t xml:space="preserve"> (אלגוריתם 3). </w:t>
      </w:r>
      <w:r w:rsidR="00BF6D37">
        <w:rPr>
          <w:rFonts w:hint="cs"/>
          <w:rtl/>
        </w:rPr>
        <w:t xml:space="preserve">את אלגוריתם 2 המשלב </w:t>
      </w:r>
      <w:r w:rsidR="003979F4">
        <w:rPr>
          <w:rFonts w:hint="cs"/>
          <w:rtl/>
        </w:rPr>
        <w:t xml:space="preserve">הן </w:t>
      </w:r>
      <w:r w:rsidR="00BF6D37">
        <w:rPr>
          <w:rFonts w:hint="cs"/>
          <w:rtl/>
        </w:rPr>
        <w:t xml:space="preserve">טביעות אצבע של </w:t>
      </w:r>
      <w:r w:rsidR="00BF6D37">
        <w:rPr>
          <w:rFonts w:hint="cs"/>
        </w:rPr>
        <w:t>RSSI</w:t>
      </w:r>
      <w:r w:rsidR="00BF6D37">
        <w:rPr>
          <w:rFonts w:hint="cs"/>
          <w:rtl/>
        </w:rPr>
        <w:t xml:space="preserve"> והן </w:t>
      </w:r>
      <w:r w:rsidR="003979F4">
        <w:rPr>
          <w:rFonts w:hint="cs"/>
          <w:rtl/>
        </w:rPr>
        <w:t>את נתוני המרחק מהריספונדרים כתבנו בעצמנו.</w:t>
      </w:r>
    </w:p>
    <w:p w14:paraId="144D7F67" w14:textId="1B15CB0D" w:rsidR="005E0E72" w:rsidRPr="00FA6CEC" w:rsidRDefault="005E0E72" w:rsidP="005E0E72">
      <w:pPr>
        <w:pStyle w:val="1"/>
        <w:rPr>
          <w:rtl/>
        </w:rPr>
      </w:pPr>
      <w:bookmarkStart w:id="24" w:name="_Toc312310375"/>
      <w:bookmarkStart w:id="25" w:name="_Toc484705463"/>
      <w:bookmarkStart w:id="26" w:name="_Toc484705744"/>
      <w:bookmarkStart w:id="27" w:name="_Toc485141337"/>
      <w:bookmarkStart w:id="28" w:name="_Hlk484166817"/>
      <w:r w:rsidRPr="00FA6CEC">
        <w:rPr>
          <w:rtl/>
        </w:rPr>
        <w:t>רקע תיאורטי</w:t>
      </w:r>
      <w:bookmarkEnd w:id="21"/>
      <w:bookmarkEnd w:id="24"/>
      <w:bookmarkEnd w:id="25"/>
      <w:bookmarkEnd w:id="26"/>
      <w:bookmarkEnd w:id="27"/>
    </w:p>
    <w:p w14:paraId="6C7BCC6A" w14:textId="30A9E679" w:rsidR="00483BCA" w:rsidRPr="00066BC2" w:rsidRDefault="00483BCA" w:rsidP="00483BCA">
      <w:pPr>
        <w:contextualSpacing/>
        <w:rPr>
          <w:rFonts w:asciiTheme="minorBidi" w:hAnsiTheme="minorBidi"/>
          <w:rtl/>
        </w:rPr>
      </w:pPr>
      <w:r w:rsidRPr="00066BC2">
        <w:rPr>
          <w:rFonts w:asciiTheme="minorBidi" w:hAnsiTheme="minorBidi"/>
          <w:rtl/>
        </w:rPr>
        <w:t xml:space="preserve">הבעיה של ניווט תוך-מבני מבוסס </w:t>
      </w:r>
      <w:r w:rsidRPr="00066BC2">
        <w:rPr>
          <w:rFonts w:asciiTheme="minorBidi" w:hAnsiTheme="minorBidi"/>
        </w:rPr>
        <w:t>Wi-Fi</w:t>
      </w:r>
      <w:r w:rsidRPr="00066BC2">
        <w:rPr>
          <w:rFonts w:asciiTheme="minorBidi" w:hAnsiTheme="minorBidi"/>
          <w:rtl/>
        </w:rPr>
        <w:t xml:space="preserve"> מורכבת בקביעת המיקום של מכשיר הלקוח ביחס לריספונדרים. </w:t>
      </w:r>
      <w:r w:rsidR="003979F4">
        <w:rPr>
          <w:rFonts w:asciiTheme="minorBidi" w:hAnsiTheme="minorBidi" w:hint="cs"/>
          <w:rtl/>
        </w:rPr>
        <w:t xml:space="preserve">קיימות מגוון שיטות המשיגות זאת, </w:t>
      </w:r>
      <w:r w:rsidR="00F40848">
        <w:rPr>
          <w:rFonts w:asciiTheme="minorBidi" w:hAnsiTheme="minorBidi" w:hint="cs"/>
          <w:rtl/>
        </w:rPr>
        <w:t>בפרויקט</w:t>
      </w:r>
      <w:r w:rsidR="003979F4">
        <w:rPr>
          <w:rFonts w:asciiTheme="minorBidi" w:hAnsiTheme="minorBidi" w:hint="cs"/>
          <w:rtl/>
        </w:rPr>
        <w:t xml:space="preserve"> שלנו נדון בשתיים עיקריות ובשילוב שלהן</w:t>
      </w:r>
      <w:r w:rsidRPr="00066BC2">
        <w:rPr>
          <w:rFonts w:asciiTheme="minorBidi" w:hAnsiTheme="minorBidi"/>
          <w:rtl/>
        </w:rPr>
        <w:t xml:space="preserve">: </w:t>
      </w:r>
    </w:p>
    <w:p w14:paraId="645DE096" w14:textId="00068FEF" w:rsidR="00483BCA" w:rsidRPr="00066BC2" w:rsidRDefault="00483BCA" w:rsidP="00483BCA">
      <w:pPr>
        <w:pStyle w:val="ac"/>
        <w:numPr>
          <w:ilvl w:val="0"/>
          <w:numId w:val="15"/>
        </w:numPr>
        <w:rPr>
          <w:rFonts w:asciiTheme="minorBidi" w:hAnsiTheme="minorBidi"/>
          <w:rtl/>
        </w:rPr>
      </w:pPr>
      <w:r w:rsidRPr="00066BC2">
        <w:rPr>
          <w:rFonts w:asciiTheme="minorBidi" w:hAnsiTheme="minorBidi"/>
          <w:rtl/>
        </w:rPr>
        <w:t>טכניקה למיקום מבוססת על אינדיקציה עוצמת האות הנקלט (</w:t>
      </w:r>
      <w:r w:rsidRPr="00066BC2">
        <w:rPr>
          <w:rFonts w:asciiTheme="minorBidi" w:hAnsiTheme="minorBidi"/>
        </w:rPr>
        <w:t>RSSI</w:t>
      </w:r>
      <w:r w:rsidRPr="00066BC2">
        <w:rPr>
          <w:rFonts w:asciiTheme="minorBidi" w:hAnsiTheme="minorBidi"/>
          <w:rtl/>
        </w:rPr>
        <w:t>)</w:t>
      </w:r>
      <w:r w:rsidR="00F40848">
        <w:rPr>
          <w:rFonts w:asciiTheme="minorBidi" w:hAnsiTheme="minorBidi" w:hint="cs"/>
          <w:rtl/>
        </w:rPr>
        <w:t xml:space="preserve"> והוצאת המיקום המתאים ביותר מתוך מסד נתונים של טביעות אצבע שנמדד מראש</w:t>
      </w:r>
      <w:r w:rsidRPr="00066BC2">
        <w:rPr>
          <w:rFonts w:asciiTheme="minorBidi" w:hAnsiTheme="minorBidi"/>
          <w:rtl/>
        </w:rPr>
        <w:t>.</w:t>
      </w:r>
    </w:p>
    <w:p w14:paraId="79C3B9D6" w14:textId="2020A9B2" w:rsidR="00483BCA" w:rsidRPr="009E5532" w:rsidRDefault="00483BCA" w:rsidP="009E5532">
      <w:pPr>
        <w:pStyle w:val="ac"/>
        <w:numPr>
          <w:ilvl w:val="0"/>
          <w:numId w:val="15"/>
        </w:numPr>
        <w:rPr>
          <w:rFonts w:asciiTheme="minorBidi" w:hAnsiTheme="minorBidi"/>
        </w:rPr>
      </w:pPr>
      <w:r w:rsidRPr="00066BC2">
        <w:rPr>
          <w:rFonts w:asciiTheme="minorBidi" w:hAnsiTheme="minorBidi"/>
          <w:rtl/>
        </w:rPr>
        <w:t xml:space="preserve">טכניקה למיקום מבוססת על </w:t>
      </w:r>
      <w:r w:rsidR="00F40848">
        <w:rPr>
          <w:rFonts w:asciiTheme="minorBidi" w:hAnsiTheme="minorBidi" w:hint="cs"/>
          <w:rtl/>
        </w:rPr>
        <w:t>מרחק/</w:t>
      </w:r>
      <w:r w:rsidRPr="00066BC2">
        <w:rPr>
          <w:rFonts w:asciiTheme="minorBidi" w:hAnsiTheme="minorBidi"/>
          <w:rtl/>
        </w:rPr>
        <w:t>זמן המעוף (</w:t>
      </w:r>
      <w:r w:rsidRPr="00066BC2">
        <w:rPr>
          <w:rFonts w:asciiTheme="minorBidi" w:hAnsiTheme="minorBidi"/>
        </w:rPr>
        <w:t>TOF</w:t>
      </w:r>
      <w:r w:rsidRPr="00066BC2">
        <w:rPr>
          <w:rFonts w:asciiTheme="minorBidi" w:hAnsiTheme="minorBidi"/>
          <w:rtl/>
        </w:rPr>
        <w:t>)</w:t>
      </w:r>
      <w:r w:rsidR="00F40848">
        <w:rPr>
          <w:rFonts w:asciiTheme="minorBidi" w:hAnsiTheme="minorBidi" w:hint="cs"/>
          <w:rtl/>
        </w:rPr>
        <w:t xml:space="preserve">, בשיטה זו המיקום נמצא באמצעות </w:t>
      </w:r>
      <w:r w:rsidR="00F40848" w:rsidRPr="005C2E78">
        <w:t>trilateration</w:t>
      </w:r>
      <w:r w:rsidRPr="00066BC2">
        <w:rPr>
          <w:rFonts w:asciiTheme="minorBidi" w:hAnsiTheme="minorBidi"/>
          <w:rtl/>
        </w:rPr>
        <w:t>.</w:t>
      </w:r>
    </w:p>
    <w:p w14:paraId="3FB6F0B3" w14:textId="217948F4" w:rsidR="001F1BE4" w:rsidRDefault="001F1BE4" w:rsidP="00E654FA">
      <w:pPr>
        <w:pStyle w:val="2"/>
        <w:rPr>
          <w:rtl/>
        </w:rPr>
      </w:pPr>
      <w:r w:rsidRPr="001F1BE4">
        <w:rPr>
          <w:rtl/>
        </w:rPr>
        <w:t>קואורדינטות גאוגרפיות</w:t>
      </w:r>
    </w:p>
    <w:p w14:paraId="127B9F81" w14:textId="77777777" w:rsidR="001F1BE4" w:rsidRPr="009E5532" w:rsidRDefault="001F1BE4" w:rsidP="009E5532">
      <w:pPr>
        <w:contextualSpacing/>
        <w:rPr>
          <w:rFonts w:asciiTheme="minorBidi" w:hAnsiTheme="minorBidi"/>
        </w:rPr>
      </w:pPr>
      <w:r w:rsidRPr="009E5532">
        <w:rPr>
          <w:rFonts w:asciiTheme="minorBidi" w:hAnsiTheme="minorBidi"/>
          <w:rtl/>
        </w:rPr>
        <w:t>קואורדינטות גאוגרפיות הן </w:t>
      </w:r>
      <w:hyperlink r:id="rId14" w:tooltip="נקודת ציון" w:history="1">
        <w:r w:rsidRPr="009E5532">
          <w:rPr>
            <w:rFonts w:asciiTheme="minorBidi" w:hAnsiTheme="minorBidi"/>
            <w:rtl/>
          </w:rPr>
          <w:t>נקודת ציון</w:t>
        </w:r>
      </w:hyperlink>
      <w:r w:rsidRPr="009E5532">
        <w:rPr>
          <w:rFonts w:asciiTheme="minorBidi" w:hAnsiTheme="minorBidi"/>
        </w:rPr>
        <w:t> </w:t>
      </w:r>
      <w:r w:rsidRPr="009E5532">
        <w:rPr>
          <w:rFonts w:asciiTheme="minorBidi" w:hAnsiTheme="minorBidi"/>
          <w:rtl/>
        </w:rPr>
        <w:t>לזיהוי מדויק של מיקום על פני </w:t>
      </w:r>
      <w:hyperlink r:id="rId15" w:tooltip="כדור הארץ" w:history="1">
        <w:r w:rsidRPr="009E5532">
          <w:rPr>
            <w:rFonts w:asciiTheme="minorBidi" w:hAnsiTheme="minorBidi"/>
            <w:rtl/>
          </w:rPr>
          <w:t>כדור הארץ</w:t>
        </w:r>
      </w:hyperlink>
      <w:r w:rsidRPr="009E5532">
        <w:rPr>
          <w:rFonts w:asciiTheme="minorBidi" w:hAnsiTheme="minorBidi"/>
        </w:rPr>
        <w:t xml:space="preserve">, </w:t>
      </w:r>
      <w:r w:rsidRPr="009E5532">
        <w:rPr>
          <w:rFonts w:asciiTheme="minorBidi" w:hAnsiTheme="minorBidi"/>
          <w:rtl/>
        </w:rPr>
        <w:t>על פי </w:t>
      </w:r>
      <w:hyperlink r:id="rId16" w:tooltip="קו אורך" w:history="1">
        <w:r w:rsidRPr="009E5532">
          <w:rPr>
            <w:rFonts w:asciiTheme="minorBidi" w:hAnsiTheme="minorBidi"/>
            <w:rtl/>
          </w:rPr>
          <w:t>קו האורך</w:t>
        </w:r>
      </w:hyperlink>
      <w:r w:rsidRPr="009E5532">
        <w:rPr>
          <w:rFonts w:asciiTheme="minorBidi" w:hAnsiTheme="minorBidi"/>
        </w:rPr>
        <w:t> </w:t>
      </w:r>
      <w:r w:rsidRPr="009E5532">
        <w:rPr>
          <w:rFonts w:asciiTheme="minorBidi" w:hAnsiTheme="minorBidi"/>
          <w:rtl/>
        </w:rPr>
        <w:t>ו</w:t>
      </w:r>
      <w:hyperlink r:id="rId17" w:tooltip="קו רוחב" w:history="1">
        <w:r w:rsidRPr="009E5532">
          <w:rPr>
            <w:rFonts w:asciiTheme="minorBidi" w:hAnsiTheme="minorBidi"/>
            <w:rtl/>
          </w:rPr>
          <w:t>קו הרוחב</w:t>
        </w:r>
      </w:hyperlink>
      <w:r w:rsidRPr="009E5532">
        <w:rPr>
          <w:rFonts w:asciiTheme="minorBidi" w:hAnsiTheme="minorBidi"/>
        </w:rPr>
        <w:t xml:space="preserve">, </w:t>
      </w:r>
      <w:r w:rsidRPr="009E5532">
        <w:rPr>
          <w:rFonts w:asciiTheme="minorBidi" w:hAnsiTheme="minorBidi"/>
          <w:rtl/>
        </w:rPr>
        <w:t>ביחידות של </w:t>
      </w:r>
      <w:hyperlink r:id="rId18" w:tooltip="מעלה (זווית)" w:history="1">
        <w:r w:rsidRPr="009E5532">
          <w:rPr>
            <w:rFonts w:asciiTheme="minorBidi" w:hAnsiTheme="minorBidi"/>
            <w:rtl/>
          </w:rPr>
          <w:t>מעלות</w:t>
        </w:r>
      </w:hyperlink>
      <w:r w:rsidRPr="009E5532">
        <w:rPr>
          <w:rFonts w:asciiTheme="minorBidi" w:hAnsiTheme="minorBidi"/>
        </w:rPr>
        <w:t>.</w:t>
      </w:r>
    </w:p>
    <w:p w14:paraId="2BA2E62A" w14:textId="10C46997" w:rsidR="001F1BE4" w:rsidRPr="009E5532" w:rsidRDefault="001F1BE4" w:rsidP="009E5532">
      <w:pPr>
        <w:contextualSpacing/>
        <w:rPr>
          <w:rFonts w:asciiTheme="minorBidi" w:hAnsiTheme="minorBidi"/>
        </w:rPr>
      </w:pPr>
      <w:r w:rsidRPr="009E5532">
        <w:rPr>
          <w:rFonts w:asciiTheme="minorBidi" w:hAnsiTheme="minorBidi"/>
          <w:rtl/>
        </w:rPr>
        <w:t>קואורדינטות גאוגרפיות נכתבות כצמד של </w:t>
      </w:r>
      <w:hyperlink r:id="rId19" w:tooltip="מספר" w:history="1">
        <w:r w:rsidRPr="009E5532">
          <w:rPr>
            <w:rFonts w:asciiTheme="minorBidi" w:hAnsiTheme="minorBidi"/>
            <w:rtl/>
          </w:rPr>
          <w:t>מספרים</w:t>
        </w:r>
      </w:hyperlink>
      <w:r w:rsidRPr="009E5532">
        <w:rPr>
          <w:rFonts w:asciiTheme="minorBidi" w:hAnsiTheme="minorBidi"/>
        </w:rPr>
        <w:t>: (</w:t>
      </w:r>
      <w:r w:rsidR="009E5532" w:rsidRPr="009E5532">
        <w:rPr>
          <w:rFonts w:asciiTheme="minorBidi" w:hAnsiTheme="minorBidi"/>
        </w:rPr>
        <w:t>lat</w:t>
      </w:r>
      <w:r w:rsidRPr="009E5532">
        <w:rPr>
          <w:rFonts w:asciiTheme="minorBidi" w:hAnsiTheme="minorBidi"/>
        </w:rPr>
        <w:t>,</w:t>
      </w:r>
      <w:r w:rsidR="009E5532" w:rsidRPr="009E5532">
        <w:rPr>
          <w:rFonts w:asciiTheme="minorBidi" w:hAnsiTheme="minorBidi"/>
        </w:rPr>
        <w:t xml:space="preserve"> lon</w:t>
      </w:r>
      <w:r w:rsidRPr="009E5532">
        <w:rPr>
          <w:rFonts w:asciiTheme="minorBidi" w:hAnsiTheme="minorBidi"/>
        </w:rPr>
        <w:t xml:space="preserve">) </w:t>
      </w:r>
      <w:r w:rsidR="009E5532">
        <w:rPr>
          <w:rFonts w:asciiTheme="minorBidi" w:hAnsiTheme="minorBidi"/>
          <w:rtl/>
        </w:rPr>
        <w:t>כאשר</w:t>
      </w:r>
      <w:r w:rsidR="009E5532">
        <w:rPr>
          <w:rFonts w:asciiTheme="minorBidi" w:hAnsiTheme="minorBidi"/>
        </w:rPr>
        <w:t xml:space="preserve">lat </w:t>
      </w:r>
      <w:r w:rsidR="009E5532">
        <w:rPr>
          <w:rFonts w:asciiTheme="minorBidi" w:hAnsiTheme="minorBidi" w:hint="cs"/>
          <w:rtl/>
        </w:rPr>
        <w:t xml:space="preserve"> </w:t>
      </w:r>
      <w:r w:rsidRPr="009E5532">
        <w:rPr>
          <w:rFonts w:asciiTheme="minorBidi" w:hAnsiTheme="minorBidi"/>
          <w:rtl/>
        </w:rPr>
        <w:t>מציין את קו הרוחב ו </w:t>
      </w:r>
      <w:r w:rsidR="009E5532">
        <w:rPr>
          <w:rFonts w:asciiTheme="minorBidi" w:hAnsiTheme="minorBidi" w:hint="cs"/>
          <w:rtl/>
        </w:rPr>
        <w:t>-</w:t>
      </w:r>
      <w:r w:rsidR="009E5532" w:rsidRPr="009E5532">
        <w:rPr>
          <w:rFonts w:asciiTheme="minorBidi" w:hAnsiTheme="minorBidi"/>
        </w:rPr>
        <w:t>lon</w:t>
      </w:r>
      <w:r w:rsidR="009E5532">
        <w:rPr>
          <w:rFonts w:asciiTheme="minorBidi" w:hAnsiTheme="minorBidi" w:hint="cs"/>
          <w:rtl/>
        </w:rPr>
        <w:t xml:space="preserve"> </w:t>
      </w:r>
      <w:r w:rsidRPr="009E5532">
        <w:rPr>
          <w:rFonts w:asciiTheme="minorBidi" w:hAnsiTheme="minorBidi"/>
          <w:rtl/>
        </w:rPr>
        <w:t>מציין את קו האורך</w:t>
      </w:r>
      <w:r w:rsidRPr="009E5532">
        <w:rPr>
          <w:rFonts w:asciiTheme="minorBidi" w:hAnsiTheme="minorBidi"/>
        </w:rPr>
        <w:t>.</w:t>
      </w:r>
    </w:p>
    <w:p w14:paraId="2364ABFB" w14:textId="77777777" w:rsidR="001F1BE4" w:rsidRPr="009E5532" w:rsidRDefault="001F1BE4" w:rsidP="009E5532">
      <w:pPr>
        <w:contextualSpacing/>
        <w:rPr>
          <w:rFonts w:asciiTheme="minorBidi" w:hAnsiTheme="minorBidi"/>
        </w:rPr>
      </w:pPr>
      <w:r w:rsidRPr="009E5532">
        <w:rPr>
          <w:rFonts w:asciiTheme="minorBidi" w:hAnsiTheme="minorBidi"/>
          <w:rtl/>
        </w:rPr>
        <w:t>קו הרוחב</w:t>
      </w:r>
      <w:r w:rsidRPr="009E5532">
        <w:rPr>
          <w:rFonts w:asciiTheme="minorBidi" w:hAnsiTheme="minorBidi"/>
        </w:rPr>
        <w:t xml:space="preserve"> (latitude) </w:t>
      </w:r>
      <w:r w:rsidRPr="009E5532">
        <w:rPr>
          <w:rFonts w:asciiTheme="minorBidi" w:hAnsiTheme="minorBidi"/>
          <w:rtl/>
        </w:rPr>
        <w:t>נמדד כלפי </w:t>
      </w:r>
      <w:hyperlink r:id="rId20" w:tooltip="קו המשווה" w:history="1">
        <w:r w:rsidRPr="009E5532">
          <w:rPr>
            <w:rFonts w:asciiTheme="minorBidi" w:hAnsiTheme="minorBidi"/>
            <w:rtl/>
          </w:rPr>
          <w:t>קו המשווה</w:t>
        </w:r>
      </w:hyperlink>
      <w:r w:rsidRPr="009E5532">
        <w:rPr>
          <w:rFonts w:asciiTheme="minorBidi" w:hAnsiTheme="minorBidi"/>
        </w:rPr>
        <w:t xml:space="preserve">, </w:t>
      </w:r>
      <w:r w:rsidRPr="009E5532">
        <w:rPr>
          <w:rFonts w:asciiTheme="minorBidi" w:hAnsiTheme="minorBidi"/>
          <w:rtl/>
        </w:rPr>
        <w:t>שמהווה את האפס של קווי הרוחב. צפונה מקו המשווה - קווי הרוחב הם בעלי ערך חיובי, דרומה ממנו - בעלי ערך שלילי. ניתן גם לסמן את קווי הרוחב עם ערכם האבסולוטי (כלומר, ללא סימן פלוס/מינוס) בציון צפון/דרום. ערכי הקצה הם: 90 מעלות (צפון) ב</w:t>
      </w:r>
      <w:hyperlink r:id="rId21" w:tooltip="הקוטב הצפוני" w:history="1">
        <w:r w:rsidRPr="009E5532">
          <w:rPr>
            <w:rFonts w:asciiTheme="minorBidi" w:hAnsiTheme="minorBidi"/>
            <w:rtl/>
          </w:rPr>
          <w:t>קוטב הצפוני</w:t>
        </w:r>
      </w:hyperlink>
      <w:r w:rsidRPr="009E5532">
        <w:rPr>
          <w:rFonts w:asciiTheme="minorBidi" w:hAnsiTheme="minorBidi"/>
        </w:rPr>
        <w:t xml:space="preserve">, 90- </w:t>
      </w:r>
      <w:r w:rsidRPr="009E5532">
        <w:rPr>
          <w:rFonts w:asciiTheme="minorBidi" w:hAnsiTheme="minorBidi"/>
          <w:rtl/>
        </w:rPr>
        <w:t>מעלות (או 90 מעלות דרום) ב</w:t>
      </w:r>
      <w:hyperlink r:id="rId22" w:tooltip="הקוטב הדרומי" w:history="1">
        <w:r w:rsidRPr="009E5532">
          <w:rPr>
            <w:rFonts w:asciiTheme="minorBidi" w:hAnsiTheme="minorBidi"/>
            <w:rtl/>
          </w:rPr>
          <w:t>קוטב הדרומי</w:t>
        </w:r>
      </w:hyperlink>
      <w:r w:rsidRPr="009E5532">
        <w:rPr>
          <w:rFonts w:asciiTheme="minorBidi" w:hAnsiTheme="minorBidi"/>
        </w:rPr>
        <w:t>.</w:t>
      </w:r>
    </w:p>
    <w:p w14:paraId="6826840A" w14:textId="4FFA1C99" w:rsidR="001F1BE4" w:rsidRDefault="001F1BE4" w:rsidP="009E5532">
      <w:pPr>
        <w:contextualSpacing/>
        <w:rPr>
          <w:rFonts w:asciiTheme="minorBidi" w:hAnsiTheme="minorBidi"/>
          <w:rtl/>
        </w:rPr>
      </w:pPr>
      <w:r w:rsidRPr="009E5532">
        <w:rPr>
          <w:rFonts w:asciiTheme="minorBidi" w:hAnsiTheme="minorBidi"/>
          <w:rtl/>
        </w:rPr>
        <w:t>קו האורך</w:t>
      </w:r>
      <w:r w:rsidRPr="009E5532">
        <w:rPr>
          <w:rFonts w:asciiTheme="minorBidi" w:hAnsiTheme="minorBidi"/>
        </w:rPr>
        <w:t xml:space="preserve"> (longitude) </w:t>
      </w:r>
      <w:r w:rsidRPr="009E5532">
        <w:rPr>
          <w:rFonts w:asciiTheme="minorBidi" w:hAnsiTheme="minorBidi"/>
          <w:rtl/>
        </w:rPr>
        <w:t>נמדד כלפי </w:t>
      </w:r>
      <w:hyperlink r:id="rId23" w:tooltip="קו גריניץ'" w:history="1">
        <w:r w:rsidRPr="009E5532">
          <w:rPr>
            <w:rFonts w:asciiTheme="minorBidi" w:hAnsiTheme="minorBidi"/>
            <w:rtl/>
          </w:rPr>
          <w:t xml:space="preserve">קו </w:t>
        </w:r>
        <w:r w:rsidR="009E5532" w:rsidRPr="009E5532">
          <w:rPr>
            <w:rFonts w:asciiTheme="minorBidi" w:hAnsiTheme="minorBidi" w:hint="cs"/>
            <w:rtl/>
          </w:rPr>
          <w:t>גריניץ</w:t>
        </w:r>
        <w:r w:rsidR="009E5532" w:rsidRPr="009E5532">
          <w:rPr>
            <w:rFonts w:asciiTheme="minorBidi" w:hAnsiTheme="minorBidi"/>
            <w:rtl/>
          </w:rPr>
          <w:t>'</w:t>
        </w:r>
      </w:hyperlink>
      <w:r w:rsidRPr="009E5532">
        <w:rPr>
          <w:rFonts w:asciiTheme="minorBidi" w:hAnsiTheme="minorBidi"/>
        </w:rPr>
        <w:t> </w:t>
      </w:r>
      <w:r w:rsidRPr="009E5532">
        <w:rPr>
          <w:rFonts w:asciiTheme="minorBidi" w:hAnsiTheme="minorBidi"/>
          <w:rtl/>
        </w:rPr>
        <w:t>שמהווה את האפס של קווי האורך. מזרחה מקו גריניץ'  קווי האורך הם בעלי ערך חיובי, מערבה ממנו בעלי ערך שלילי</w:t>
      </w:r>
      <w:r w:rsidR="009E5532">
        <w:rPr>
          <w:rFonts w:asciiTheme="minorBidi" w:hAnsiTheme="minorBidi" w:hint="cs"/>
          <w:rtl/>
        </w:rPr>
        <w:t xml:space="preserve">. </w:t>
      </w:r>
      <w:r w:rsidRPr="009E5532">
        <w:rPr>
          <w:rFonts w:asciiTheme="minorBidi" w:hAnsiTheme="minorBidi"/>
          <w:rtl/>
        </w:rPr>
        <w:t>ערכי הקצה הם: 180 מעלות (מזרח), 180- מעלות (מערב) - שני קווים אלו הם בעצם קו אחד העובר בלב </w:t>
      </w:r>
      <w:hyperlink r:id="rId24" w:tooltip="האוקיינוס השקט" w:history="1">
        <w:r w:rsidRPr="009E5532">
          <w:rPr>
            <w:rFonts w:asciiTheme="minorBidi" w:hAnsiTheme="minorBidi"/>
            <w:rtl/>
          </w:rPr>
          <w:t>האוקיינוס השקט</w:t>
        </w:r>
      </w:hyperlink>
      <w:r w:rsidRPr="009E5532">
        <w:rPr>
          <w:rFonts w:asciiTheme="minorBidi" w:hAnsiTheme="minorBidi"/>
        </w:rPr>
        <w:t>.</w:t>
      </w:r>
    </w:p>
    <w:p w14:paraId="49280999" w14:textId="633552C7" w:rsidR="009E5532" w:rsidRDefault="009E5532" w:rsidP="009E5532">
      <w:pPr>
        <w:contextualSpacing/>
        <w:rPr>
          <w:rFonts w:asciiTheme="minorBidi" w:hAnsiTheme="minorBidi"/>
          <w:rtl/>
        </w:rPr>
      </w:pPr>
      <w:r>
        <w:rPr>
          <w:rFonts w:asciiTheme="minorBidi" w:hAnsiTheme="minorBidi" w:hint="cs"/>
          <w:rtl/>
        </w:rPr>
        <w:t xml:space="preserve">בפרויקט אנו נעבוד עם </w:t>
      </w:r>
      <w:r w:rsidRPr="009E5532">
        <w:rPr>
          <w:rFonts w:asciiTheme="minorBidi" w:hAnsiTheme="minorBidi"/>
          <w:rtl/>
        </w:rPr>
        <w:t xml:space="preserve">קואורדינטות </w:t>
      </w:r>
      <w:r>
        <w:rPr>
          <w:rFonts w:asciiTheme="minorBidi" w:hAnsiTheme="minorBidi" w:hint="cs"/>
          <w:rtl/>
        </w:rPr>
        <w:t>אלה בצורה עשרונית כך</w:t>
      </w:r>
      <w:r w:rsidR="00284ADF">
        <w:rPr>
          <w:rFonts w:asciiTheme="minorBidi" w:hAnsiTheme="minorBidi" w:hint="cs"/>
          <w:rtl/>
        </w:rPr>
        <w:t xml:space="preserve"> שלדוגמה </w:t>
      </w:r>
      <w:r>
        <w:rPr>
          <w:rFonts w:asciiTheme="minorBidi" w:hAnsiTheme="minorBidi" w:hint="cs"/>
          <w:rtl/>
        </w:rPr>
        <w:t>המיקום של בנין כיתות</w:t>
      </w:r>
      <w:r w:rsidR="00284ADF">
        <w:rPr>
          <w:rFonts w:asciiTheme="minorBidi" w:hAnsiTheme="minorBidi" w:hint="cs"/>
          <w:rtl/>
        </w:rPr>
        <w:t xml:space="preserve"> הוא במיקום (</w:t>
      </w:r>
      <w:r w:rsidR="00284ADF" w:rsidRPr="00284ADF">
        <w:rPr>
          <w:rFonts w:asciiTheme="minorBidi" w:hAnsiTheme="minorBidi" w:cs="Arial"/>
        </w:rPr>
        <w:t>34.8047</w:t>
      </w:r>
      <w:r w:rsidR="00284ADF" w:rsidRPr="00284ADF">
        <w:rPr>
          <w:rtl/>
        </w:rPr>
        <w:t xml:space="preserve"> </w:t>
      </w:r>
      <w:r w:rsidR="00284ADF">
        <w:t>,</w:t>
      </w:r>
      <w:r w:rsidR="00284ADF" w:rsidRPr="00284ADF">
        <w:rPr>
          <w:rFonts w:asciiTheme="minorBidi" w:hAnsiTheme="minorBidi" w:cs="Arial"/>
          <w:rtl/>
        </w:rPr>
        <w:t xml:space="preserve"> 32.1087</w:t>
      </w:r>
      <w:r w:rsidR="00284ADF">
        <w:rPr>
          <w:rFonts w:asciiTheme="minorBidi" w:hAnsiTheme="minorBidi" w:hint="cs"/>
          <w:rtl/>
        </w:rPr>
        <w:t>).</w:t>
      </w:r>
    </w:p>
    <w:p w14:paraId="0FB57E4D" w14:textId="1424D43E" w:rsidR="00D4101E" w:rsidRDefault="00D4101E" w:rsidP="00D4101E">
      <w:pPr>
        <w:contextualSpacing/>
        <w:rPr>
          <w:rFonts w:asciiTheme="minorBidi" w:hAnsiTheme="minorBidi"/>
          <w:rtl/>
        </w:rPr>
      </w:pPr>
      <w:r>
        <w:rPr>
          <w:rFonts w:asciiTheme="minorBidi" w:hAnsiTheme="minorBidi" w:hint="cs"/>
          <w:rtl/>
        </w:rPr>
        <w:t xml:space="preserve">קיים גם קו גובה הנקרא </w:t>
      </w:r>
      <w:r>
        <w:rPr>
          <w:rFonts w:asciiTheme="minorBidi" w:hAnsiTheme="minorBidi"/>
        </w:rPr>
        <w:t>altitude</w:t>
      </w:r>
      <w:r>
        <w:rPr>
          <w:rFonts w:asciiTheme="minorBidi" w:hAnsiTheme="minorBidi" w:hint="cs"/>
          <w:rtl/>
        </w:rPr>
        <w:t>, והוא מסמן את גובה במטרים של המיקום ביחס לגובה פני הים.</w:t>
      </w:r>
    </w:p>
    <w:p w14:paraId="63EF0585" w14:textId="1ED26F64" w:rsidR="00750794" w:rsidRPr="00762B20" w:rsidRDefault="00750794" w:rsidP="00D4101E">
      <w:pPr>
        <w:contextualSpacing/>
        <w:rPr>
          <w:rFonts w:asciiTheme="minorBidi" w:hAnsiTheme="minorBidi"/>
          <w:rtl/>
        </w:rPr>
      </w:pPr>
      <w:r>
        <w:rPr>
          <w:rFonts w:asciiTheme="minorBidi" w:hAnsiTheme="minorBidi" w:hint="cs"/>
          <w:rtl/>
        </w:rPr>
        <w:t xml:space="preserve">בפרויקט שלנו אנו מניחים גובה קבוע ולכן נדבר על המיקום </w:t>
      </w:r>
      <w:r w:rsidRPr="009E5532">
        <w:rPr>
          <w:rFonts w:asciiTheme="minorBidi" w:hAnsiTheme="minorBidi"/>
        </w:rPr>
        <w:t>(lat, lon)</w:t>
      </w:r>
      <w:r>
        <w:rPr>
          <w:rFonts w:asciiTheme="minorBidi" w:hAnsiTheme="minorBidi" w:hint="cs"/>
          <w:rtl/>
        </w:rPr>
        <w:t xml:space="preserve"> ולא </w:t>
      </w:r>
      <w:r w:rsidRPr="009E5532">
        <w:rPr>
          <w:rFonts w:asciiTheme="minorBidi" w:hAnsiTheme="minorBidi"/>
        </w:rPr>
        <w:t>(lat, lon</w:t>
      </w:r>
      <w:r>
        <w:rPr>
          <w:rFonts w:asciiTheme="minorBidi" w:hAnsiTheme="minorBidi"/>
        </w:rPr>
        <w:t>,</w:t>
      </w:r>
      <w:ins w:id="29" w:author="TOMER AMINOF" w:date="2017-06-19T10:10:00Z">
        <w:r w:rsidR="00C45308">
          <w:rPr>
            <w:rFonts w:asciiTheme="minorBidi" w:hAnsiTheme="minorBidi"/>
          </w:rPr>
          <w:t xml:space="preserve"> </w:t>
        </w:r>
      </w:ins>
      <w:r>
        <w:rPr>
          <w:rFonts w:asciiTheme="minorBidi" w:hAnsiTheme="minorBidi"/>
        </w:rPr>
        <w:t>alt</w:t>
      </w:r>
      <w:r w:rsidRPr="009E5532">
        <w:rPr>
          <w:rFonts w:asciiTheme="minorBidi" w:hAnsiTheme="minorBidi"/>
        </w:rPr>
        <w:t>)</w:t>
      </w:r>
      <w:r w:rsidR="00762B20">
        <w:rPr>
          <w:rFonts w:asciiTheme="minorBidi" w:hAnsiTheme="minorBidi" w:hint="cs"/>
          <w:rtl/>
        </w:rPr>
        <w:t>.</w:t>
      </w:r>
    </w:p>
    <w:p w14:paraId="51FDABB8" w14:textId="249657A4" w:rsidR="006A44C0" w:rsidRPr="006A44C0" w:rsidRDefault="00284ADF" w:rsidP="006A44C0">
      <w:pPr>
        <w:contextualSpacing/>
        <w:rPr>
          <w:rFonts w:asciiTheme="minorBidi" w:hAnsiTheme="minorBidi"/>
        </w:rPr>
      </w:pPr>
      <w:r>
        <w:rPr>
          <w:rFonts w:asciiTheme="minorBidi" w:hAnsiTheme="minorBidi" w:hint="cs"/>
          <w:rtl/>
        </w:rPr>
        <w:lastRenderedPageBreak/>
        <w:t xml:space="preserve">ניתן לעבור ממערכת </w:t>
      </w:r>
      <w:r w:rsidRPr="009E5532">
        <w:rPr>
          <w:rFonts w:asciiTheme="minorBidi" w:hAnsiTheme="minorBidi"/>
          <w:rtl/>
        </w:rPr>
        <w:t>קואורדינטות גאוגרפיות </w:t>
      </w:r>
      <w:r>
        <w:rPr>
          <w:rFonts w:asciiTheme="minorBidi" w:hAnsiTheme="minorBidi" w:hint="cs"/>
          <w:rtl/>
        </w:rPr>
        <w:t>למערכת</w:t>
      </w:r>
      <w:r w:rsidR="006A44C0">
        <w:rPr>
          <w:rFonts w:asciiTheme="minorBidi" w:hAnsiTheme="minorBidi"/>
        </w:rPr>
        <w:t xml:space="preserve"> </w:t>
      </w:r>
      <w:r w:rsidR="006A44C0" w:rsidRPr="009E5532">
        <w:rPr>
          <w:rFonts w:asciiTheme="minorBidi" w:hAnsiTheme="minorBidi"/>
          <w:rtl/>
        </w:rPr>
        <w:t>קואורדינטות</w:t>
      </w:r>
      <w:r w:rsidR="006A44C0">
        <w:rPr>
          <w:rFonts w:asciiTheme="minorBidi" w:hAnsiTheme="minorBidi"/>
        </w:rPr>
        <w:t xml:space="preserve"> </w:t>
      </w:r>
      <w:r w:rsidR="006A44C0">
        <w:rPr>
          <w:rFonts w:asciiTheme="minorBidi" w:hAnsiTheme="minorBidi" w:hint="cs"/>
          <w:rtl/>
        </w:rPr>
        <w:t>קרטזית יחסית. אלגוריתם ההמרה ממוש אצלנו במודול</w:t>
      </w:r>
      <w:r w:rsidR="006A44C0">
        <w:rPr>
          <w:rFonts w:asciiTheme="minorBidi" w:hAnsiTheme="minorBidi"/>
        </w:rPr>
        <w:t xml:space="preserve">utilities.py </w:t>
      </w:r>
      <w:r w:rsidR="006A44C0">
        <w:rPr>
          <w:rFonts w:asciiTheme="minorBidi" w:hAnsiTheme="minorBidi" w:hint="cs"/>
          <w:rtl/>
        </w:rPr>
        <w:t xml:space="preserve"> בפונקציה </w:t>
      </w:r>
      <w:r w:rsidR="006A44C0" w:rsidRPr="006A44C0">
        <w:rPr>
          <w:rFonts w:asciiTheme="minorBidi" w:hAnsiTheme="minorBidi"/>
        </w:rPr>
        <w:t>lla2ecef</w:t>
      </w:r>
      <w:r w:rsidR="006A44C0">
        <w:rPr>
          <w:rFonts w:asciiTheme="minorBidi" w:hAnsiTheme="minorBidi" w:hint="cs"/>
          <w:rtl/>
        </w:rPr>
        <w:t xml:space="preserve"> וההמרה חזרה ל</w:t>
      </w:r>
      <w:r w:rsidR="006A44C0" w:rsidRPr="009E5532">
        <w:rPr>
          <w:rFonts w:asciiTheme="minorBidi" w:hAnsiTheme="minorBidi"/>
          <w:rtl/>
        </w:rPr>
        <w:t>קואורדינטות גאוגרפיות </w:t>
      </w:r>
      <w:r w:rsidR="006A44C0">
        <w:rPr>
          <w:rFonts w:asciiTheme="minorBidi" w:hAnsiTheme="minorBidi" w:hint="cs"/>
          <w:rtl/>
        </w:rPr>
        <w:t xml:space="preserve">מומש בפונקציה </w:t>
      </w:r>
      <w:r w:rsidR="006A44C0" w:rsidRPr="006A44C0">
        <w:rPr>
          <w:rFonts w:asciiTheme="minorBidi" w:hAnsiTheme="minorBidi"/>
        </w:rPr>
        <w:t>ecef2lla</w:t>
      </w:r>
      <w:r w:rsidR="006A44C0">
        <w:rPr>
          <w:rFonts w:asciiTheme="minorBidi" w:hAnsiTheme="minorBidi" w:hint="cs"/>
          <w:rtl/>
        </w:rPr>
        <w:t>.</w:t>
      </w:r>
    </w:p>
    <w:p w14:paraId="69CF6F62" w14:textId="34AEB620" w:rsidR="00F40848" w:rsidRDefault="00F40848" w:rsidP="00E654FA">
      <w:pPr>
        <w:pStyle w:val="2"/>
      </w:pPr>
      <w:r>
        <w:rPr>
          <w:rFonts w:hint="cs"/>
        </w:rPr>
        <w:t>RSSI</w:t>
      </w:r>
      <w:r>
        <w:t>-</w:t>
      </w:r>
      <w:r w:rsidRPr="00F40848">
        <w:t xml:space="preserve"> Received signal strength indication</w:t>
      </w:r>
    </w:p>
    <w:commentRangeStart w:id="30"/>
    <w:p w14:paraId="2D8DCA0F" w14:textId="566C402E" w:rsidR="00D63D18" w:rsidRDefault="00D63D18" w:rsidP="00D63D18">
      <w:r>
        <w:fldChar w:fldCharType="begin"/>
      </w:r>
      <w:r>
        <w:instrText xml:space="preserve"> HYPERLINK "</w:instrText>
      </w:r>
      <w:r w:rsidRPr="00D63D18">
        <w:instrText>http://www.metageek.com/training/resources/understanding-rssi.html</w:instrText>
      </w:r>
      <w:r>
        <w:instrText xml:space="preserve">" </w:instrText>
      </w:r>
      <w:r>
        <w:fldChar w:fldCharType="separate"/>
      </w:r>
      <w:r w:rsidRPr="002901F9">
        <w:rPr>
          <w:rStyle w:val="Hyperlink"/>
        </w:rPr>
        <w:t>http://www.metageek.com/training/resources/understanding-rssi.html</w:t>
      </w:r>
      <w:r>
        <w:fldChar w:fldCharType="end"/>
      </w:r>
      <w:commentRangeEnd w:id="30"/>
      <w:r w:rsidR="00DD4564">
        <w:rPr>
          <w:rStyle w:val="af3"/>
        </w:rPr>
        <w:commentReference w:id="30"/>
      </w:r>
    </w:p>
    <w:p w14:paraId="5F78E5D5" w14:textId="0471A78F" w:rsidR="00670DEF" w:rsidRDefault="00E46051" w:rsidP="00C63718">
      <w:pPr>
        <w:rPr>
          <w:rtl/>
        </w:rPr>
      </w:pPr>
      <w:r>
        <w:t>RSS</w:t>
      </w:r>
      <w:r>
        <w:rPr>
          <w:rFonts w:hint="cs"/>
          <w:rtl/>
        </w:rPr>
        <w:t xml:space="preserve"> היא עוצמת האות</w:t>
      </w:r>
      <w:r w:rsidR="00496D02">
        <w:rPr>
          <w:rFonts w:hint="cs"/>
          <w:rtl/>
        </w:rPr>
        <w:t xml:space="preserve"> הנקלט במכשיר</w:t>
      </w:r>
      <w:r w:rsidR="00C63718">
        <w:rPr>
          <w:rFonts w:hint="cs"/>
          <w:rtl/>
        </w:rPr>
        <w:t xml:space="preserve"> בעוד </w:t>
      </w:r>
      <w:r w:rsidR="00670DEF">
        <w:t>RSSI</w:t>
      </w:r>
      <w:r w:rsidR="00670DEF">
        <w:rPr>
          <w:rFonts w:hint="cs"/>
          <w:rtl/>
        </w:rPr>
        <w:t xml:space="preserve"> הוא אינדקטור של עוצמת האות הנקלט במכשיר</w:t>
      </w:r>
      <w:r w:rsidR="00C63718">
        <w:rPr>
          <w:rFonts w:hint="cs"/>
          <w:rtl/>
        </w:rPr>
        <w:t xml:space="preserve">. </w:t>
      </w:r>
      <w:r w:rsidR="00C63718">
        <w:rPr>
          <w:rFonts w:hint="cs"/>
        </w:rPr>
        <w:t>RSS</w:t>
      </w:r>
      <w:r w:rsidR="00C63718">
        <w:rPr>
          <w:rFonts w:hint="cs"/>
          <w:rtl/>
        </w:rPr>
        <w:t xml:space="preserve"> נמדד ביחידות [</w:t>
      </w:r>
      <w:r w:rsidR="00C63718">
        <w:t>dbm</w:t>
      </w:r>
      <w:r w:rsidR="00C63718">
        <w:rPr>
          <w:rFonts w:hint="cs"/>
          <w:rtl/>
        </w:rPr>
        <w:t>] ונע בין הערכים 0 (עוצמת אות מצוינת) לבין 120- (עוצמת אות מאד חלשה עד כדי לא קיימת) ולכן</w:t>
      </w:r>
      <w:r w:rsidR="00947CF9">
        <w:rPr>
          <w:rFonts w:hint="cs"/>
          <w:rtl/>
        </w:rPr>
        <w:t xml:space="preserve"> גם</w:t>
      </w:r>
      <w:r w:rsidR="00C63718">
        <w:rPr>
          <w:rFonts w:hint="cs"/>
          <w:rtl/>
        </w:rPr>
        <w:t xml:space="preserve"> עוצמת האות לא יורדת באופן לינארי ככל שהמרחק מהמשדר גדל</w:t>
      </w:r>
      <w:r w:rsidR="00FD324C">
        <w:rPr>
          <w:rFonts w:hint="cs"/>
          <w:rtl/>
        </w:rPr>
        <w:t>.</w:t>
      </w:r>
    </w:p>
    <w:p w14:paraId="41A92F44" w14:textId="7F24264F" w:rsidR="00F40848" w:rsidRDefault="00FD324C" w:rsidP="001F1BE4">
      <w:pPr>
        <w:rPr>
          <w:rFonts w:ascii="Arial" w:hAnsi="Arial" w:cs="Arial"/>
          <w:sz w:val="20"/>
          <w:szCs w:val="20"/>
        </w:rPr>
      </w:pPr>
      <w:r>
        <w:rPr>
          <w:rFonts w:hint="cs"/>
          <w:rtl/>
        </w:rPr>
        <w:t>עוצמת האות מושפעת מגורמים נוספים רבים כגון גודל האנטנות של המכשירים המשדרים והקולטים, מספר הקירות, החפצים, צורת המבנה ומספר האנשים בעת המדידה</w:t>
      </w:r>
      <w:r w:rsidR="00FB4B86">
        <w:rPr>
          <w:rFonts w:hint="cs"/>
          <w:rtl/>
        </w:rPr>
        <w:t xml:space="preserve"> ולכן השונות שלו גדולה.</w:t>
      </w:r>
    </w:p>
    <w:p w14:paraId="0CAA15DD" w14:textId="155A3EE0" w:rsidR="00226B9B" w:rsidRPr="00962F17" w:rsidRDefault="00E00E6C" w:rsidP="00E654FA">
      <w:pPr>
        <w:pStyle w:val="2"/>
      </w:pPr>
      <w:bookmarkStart w:id="31" w:name="_Toc484705464"/>
      <w:bookmarkStart w:id="32" w:name="_Toc484705745"/>
      <w:bookmarkStart w:id="33" w:name="_Toc485141338"/>
      <w:r w:rsidRPr="00962F17">
        <w:rPr>
          <w:rFonts w:hint="cs"/>
        </w:rPr>
        <w:t>T</w:t>
      </w:r>
      <w:r w:rsidRPr="00962F17">
        <w:t>rilateration</w:t>
      </w:r>
      <w:bookmarkEnd w:id="31"/>
      <w:bookmarkEnd w:id="32"/>
      <w:bookmarkEnd w:id="33"/>
    </w:p>
    <w:p w14:paraId="116C4544" w14:textId="2471E84C" w:rsidR="00792449" w:rsidRDefault="00792449" w:rsidP="009E6F3E">
      <w:pPr>
        <w:spacing w:before="120" w:after="120"/>
        <w:rPr>
          <w:rtl/>
        </w:rPr>
      </w:pPr>
      <w:r w:rsidRPr="00FE2C67">
        <w:t>Trilateration</w:t>
      </w:r>
      <w:r w:rsidRPr="00FE2C67">
        <w:rPr>
          <w:rFonts w:hint="cs"/>
          <w:rtl/>
        </w:rPr>
        <w:t xml:space="preserve"> הוא תהליך של קביעת מיקום (יחסי או אבסול</w:t>
      </w:r>
      <w:r w:rsidR="00CB0D80" w:rsidRPr="00FE2C67">
        <w:rPr>
          <w:rFonts w:hint="cs"/>
          <w:rtl/>
        </w:rPr>
        <w:t>ו</w:t>
      </w:r>
      <w:r w:rsidRPr="00FE2C67">
        <w:rPr>
          <w:rFonts w:hint="cs"/>
          <w:rtl/>
        </w:rPr>
        <w:t xml:space="preserve">טי) </w:t>
      </w:r>
      <w:r w:rsidR="00CB0D80" w:rsidRPr="00FE2C67">
        <w:rPr>
          <w:rFonts w:hint="cs"/>
          <w:rtl/>
        </w:rPr>
        <w:t xml:space="preserve">בעזרת </w:t>
      </w:r>
      <w:r w:rsidR="008F4D97" w:rsidRPr="00FE2C67">
        <w:rPr>
          <w:rFonts w:hint="cs"/>
          <w:rtl/>
        </w:rPr>
        <w:t>מדידות של מרחקים ממיקומים הידועים במרחב</w:t>
      </w:r>
      <w:r w:rsidR="0003399A" w:rsidRPr="00FE2C67">
        <w:rPr>
          <w:rFonts w:hint="cs"/>
          <w:rtl/>
        </w:rPr>
        <w:t xml:space="preserve"> באמצעות חישובים גיאומטריי</w:t>
      </w:r>
      <w:r w:rsidR="0003399A" w:rsidRPr="00FE2C67">
        <w:rPr>
          <w:rFonts w:hint="eastAsia"/>
          <w:rtl/>
        </w:rPr>
        <w:t>ם</w:t>
      </w:r>
      <w:r w:rsidR="0003399A" w:rsidRPr="00FE2C67">
        <w:rPr>
          <w:rFonts w:hint="cs"/>
          <w:rtl/>
        </w:rPr>
        <w:t xml:space="preserve"> של מעגלים וכדורים.</w:t>
      </w:r>
      <w:r w:rsidR="004C33A2" w:rsidRPr="00FE2C67">
        <w:rPr>
          <w:rFonts w:hint="cs"/>
          <w:rtl/>
        </w:rPr>
        <w:t xml:space="preserve"> תהליך זה נפוץ מאד משום שהוא מרכיב חשוב בתהליך קביעת המיקום במערכות מבוססות </w:t>
      </w:r>
      <w:r w:rsidR="004C33A2" w:rsidRPr="00FE2C67">
        <w:rPr>
          <w:rFonts w:hint="cs"/>
        </w:rPr>
        <w:t>GPS</w:t>
      </w:r>
      <w:r w:rsidR="004C33A2" w:rsidRPr="00FE2C67">
        <w:rPr>
          <w:rFonts w:hint="cs"/>
          <w:rtl/>
        </w:rPr>
        <w:t xml:space="preserve"> (בנוסף לתהליכים דומים כדוגמת </w:t>
      </w:r>
      <w:r w:rsidR="004C33A2" w:rsidRPr="00FE2C67">
        <w:t> </w:t>
      </w:r>
      <w:hyperlink r:id="rId25" w:tooltip="Triangulation (surveying)" w:history="1">
        <w:r w:rsidR="004C33A2" w:rsidRPr="00FE2C67">
          <w:rPr>
            <w:rFonts w:hint="cs"/>
          </w:rPr>
          <w:t>T</w:t>
        </w:r>
        <w:r w:rsidR="004C33A2" w:rsidRPr="00FE2C67">
          <w:t>riangulation</w:t>
        </w:r>
      </w:hyperlink>
      <w:r w:rsidR="004C33A2">
        <w:rPr>
          <w:rFonts w:hint="cs"/>
          <w:rtl/>
        </w:rPr>
        <w:t>שבו מחושב המיקום באמצעות מדידות זוויות ממיקומים ידועים).</w:t>
      </w:r>
      <w:r w:rsidR="00FE2C67">
        <w:t xml:space="preserve"> </w:t>
      </w:r>
      <w:r w:rsidR="00FE2C67">
        <w:rPr>
          <w:rFonts w:hint="cs"/>
          <w:rtl/>
        </w:rPr>
        <w:t xml:space="preserve"> </w:t>
      </w:r>
    </w:p>
    <w:p w14:paraId="4C3533D2" w14:textId="091556F1" w:rsidR="009E6F3E" w:rsidRPr="007535D3" w:rsidRDefault="009E6F3E" w:rsidP="005A487D">
      <w:pPr>
        <w:spacing w:before="120" w:after="120"/>
        <w:rPr>
          <w:rFonts w:eastAsiaTheme="minorEastAsia"/>
          <w:rtl/>
        </w:rPr>
      </w:pPr>
      <w:r>
        <w:rPr>
          <w:rFonts w:hint="cs"/>
          <w:rtl/>
        </w:rPr>
        <w:t>על מנת לפשט את ההסבר נסביר את התהליך במרחב דו מימדי (נניח כי הגובה</w:t>
      </w:r>
      <w:r w:rsidR="00C7421C">
        <w:rPr>
          <w:rFonts w:hint="cs"/>
          <w:rtl/>
        </w:rPr>
        <w:t xml:space="preserve"> נשאר קבוע). כאשר ידוע לנו מרחק</w:t>
      </w:r>
      <w:r w:rsidR="005A487D">
        <w:rPr>
          <w:rFonts w:hint="cs"/>
          <w:rtl/>
        </w:rPr>
        <w:t xml:space="preserve"> </w:t>
      </w:r>
      <w:r w:rsidR="005A487D">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A487D">
        <w:softHyphen/>
      </w:r>
      <w:r w:rsidR="00C7421C">
        <w:rPr>
          <w:rFonts w:hint="cs"/>
          <w:rtl/>
        </w:rPr>
        <w:t xml:space="preserve">, </w:t>
      </w:r>
      <w:r>
        <w:rPr>
          <w:rFonts w:hint="cs"/>
          <w:rtl/>
        </w:rPr>
        <w:t xml:space="preserve">מנקודת ייחוס אחת, אנו יודעים שאנו נמצאים על </w:t>
      </w:r>
      <w:r w:rsidR="005A487D">
        <w:rPr>
          <w:rFonts w:hint="cs"/>
          <w:rtl/>
        </w:rPr>
        <w:t>המעגל במרחק</w:t>
      </w:r>
      <m:oMath>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 xml:space="preserve"> </m:t>
        </m:r>
      </m:oMath>
      <w:r w:rsidR="005A487D">
        <w:rPr>
          <w:rFonts w:hint="cs"/>
          <w:rtl/>
        </w:rPr>
        <w:t xml:space="preserve"> ממנה</w:t>
      </w:r>
      <w:r w:rsidR="007535D3">
        <w:rPr>
          <w:rFonts w:hint="cs"/>
          <w:rtl/>
        </w:rPr>
        <w:t>(ה</w:t>
      </w:r>
      <w:r w:rsidR="0037786B">
        <w:rPr>
          <w:rFonts w:hint="cs"/>
          <w:rtl/>
        </w:rPr>
        <w:t>מ</w:t>
      </w:r>
      <w:r w:rsidR="007535D3">
        <w:rPr>
          <w:rFonts w:hint="cs"/>
          <w:rtl/>
        </w:rPr>
        <w:t>עגל הכחול</w:t>
      </w:r>
      <w:r w:rsidR="0037786B">
        <w:rPr>
          <w:rFonts w:hint="cs"/>
          <w:rtl/>
        </w:rPr>
        <w:t xml:space="preserve"> באיור 1-2</w:t>
      </w:r>
      <w:r w:rsidR="007535D3">
        <w:rPr>
          <w:rFonts w:hint="cs"/>
          <w:rtl/>
        </w:rPr>
        <w:t>)</w:t>
      </w:r>
      <w:r w:rsidR="005A487D">
        <w:rPr>
          <w:rFonts w:hint="cs"/>
          <w:rtl/>
        </w:rPr>
        <w:t>.</w:t>
      </w:r>
      <w:r w:rsidR="007535D3">
        <w:rPr>
          <w:rFonts w:hint="cs"/>
          <w:rtl/>
        </w:rPr>
        <w:t xml:space="preserve"> כעת </w:t>
      </w:r>
      <w:r w:rsidR="007A3294">
        <w:rPr>
          <w:rFonts w:hint="cs"/>
          <w:rtl/>
        </w:rPr>
        <w:t>בהינת</w:t>
      </w:r>
      <w:r w:rsidR="007A3294">
        <w:rPr>
          <w:rFonts w:hint="eastAsia"/>
          <w:rtl/>
        </w:rPr>
        <w:t>ן</w:t>
      </w:r>
      <w:r w:rsidR="007535D3">
        <w:rPr>
          <w:rFonts w:hint="cs"/>
          <w:rtl/>
        </w:rPr>
        <w:t xml:space="preserve"> גם המרחק </w:t>
      </w:r>
      <m:oMath>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 xml:space="preserve"> </m:t>
        </m:r>
      </m:oMath>
      <w:r w:rsidR="007535D3">
        <w:rPr>
          <w:rFonts w:eastAsiaTheme="minorEastAsia" w:hint="cs"/>
          <w:rtl/>
        </w:rPr>
        <w:t xml:space="preserve"> </w:t>
      </w:r>
      <w:r w:rsidR="007A3294">
        <w:rPr>
          <w:rFonts w:eastAsiaTheme="minorEastAsia" w:hint="cs"/>
          <w:rtl/>
        </w:rPr>
        <w:t>מהנקודה</w:t>
      </w:r>
      <w:r w:rsidR="007535D3">
        <w:rPr>
          <w:rFonts w:eastAsiaTheme="minorEastAsia" w:hint="cs"/>
          <w:rtl/>
        </w:rPr>
        <w:t xml:space="preserve"> הי</w:t>
      </w:r>
      <w:r w:rsidR="0037786B">
        <w:rPr>
          <w:rFonts w:eastAsiaTheme="minorEastAsia" w:hint="cs"/>
          <w:rtl/>
        </w:rPr>
        <w:t>רוקה</w:t>
      </w:r>
      <w:r w:rsidR="007535D3">
        <w:rPr>
          <w:rFonts w:eastAsiaTheme="minorEastAsia" w:hint="cs"/>
          <w:rtl/>
        </w:rPr>
        <w:t xml:space="preserve"> </w:t>
      </w:r>
      <w:r w:rsidR="0037786B">
        <w:rPr>
          <w:rFonts w:eastAsiaTheme="minorEastAsia" w:hint="cs"/>
          <w:rtl/>
        </w:rPr>
        <w:t xml:space="preserve">צמצמנו את המיקום שלנו ל2 אפשרויות בלבד. </w:t>
      </w:r>
      <w:r w:rsidR="007A3294">
        <w:rPr>
          <w:rFonts w:eastAsiaTheme="minorEastAsia" w:hint="cs"/>
          <w:rtl/>
        </w:rPr>
        <w:t>בהינת</w:t>
      </w:r>
      <w:r w:rsidR="007A3294">
        <w:rPr>
          <w:rFonts w:eastAsiaTheme="minorEastAsia" w:hint="eastAsia"/>
          <w:rtl/>
        </w:rPr>
        <w:t>ן</w:t>
      </w:r>
      <w:r w:rsidR="007A3294">
        <w:rPr>
          <w:rFonts w:eastAsiaTheme="minorEastAsia" w:hint="cs"/>
          <w:rtl/>
        </w:rPr>
        <w:t xml:space="preserve"> גם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7A3294">
        <w:rPr>
          <w:rFonts w:eastAsiaTheme="minorEastAsia"/>
        </w:rPr>
        <w:t xml:space="preserve"> </w:t>
      </w:r>
      <w:r w:rsidR="007A3294">
        <w:rPr>
          <w:rFonts w:eastAsiaTheme="minorEastAsia" w:hint="cs"/>
          <w:rtl/>
        </w:rPr>
        <w:t>אנו יודעים בוודאות את מיקומנו.</w:t>
      </w:r>
    </w:p>
    <w:p w14:paraId="1B34BC88" w14:textId="77777777" w:rsidR="004C33A2" w:rsidRPr="00FE2C67" w:rsidRDefault="004C33A2" w:rsidP="00226B9B">
      <w:pPr>
        <w:spacing w:before="120" w:after="120"/>
        <w:jc w:val="both"/>
      </w:pPr>
    </w:p>
    <w:p w14:paraId="74157575" w14:textId="2680296F" w:rsidR="008B69C8" w:rsidRPr="00FE2C67" w:rsidRDefault="007A3294" w:rsidP="00226B9B">
      <w:pPr>
        <w:spacing w:before="120" w:after="120"/>
        <w:jc w:val="both"/>
        <w:rPr>
          <w:rtl/>
        </w:rPr>
      </w:pPr>
      <w:r>
        <w:rPr>
          <w:rFonts w:hint="cs"/>
          <w:rtl/>
        </w:rPr>
        <w:t xml:space="preserve">באופן יותר פורמלי: </w:t>
      </w:r>
      <w:r w:rsidRPr="00FE2C67">
        <w:rPr>
          <w:rFonts w:hint="cs"/>
          <w:rtl/>
        </w:rPr>
        <w:t>בהינת</w:t>
      </w:r>
      <w:r w:rsidRPr="00FE2C67">
        <w:rPr>
          <w:rFonts w:hint="eastAsia"/>
          <w:rtl/>
        </w:rPr>
        <w:t>ן</w:t>
      </w:r>
      <w:r w:rsidR="008B69C8" w:rsidRPr="00FE2C67">
        <w:rPr>
          <w:rFonts w:hint="cs"/>
          <w:rtl/>
        </w:rPr>
        <w:t xml:space="preserve"> אוס</w:t>
      </w:r>
      <w:r w:rsidR="00965E54" w:rsidRPr="00FE2C67">
        <w:rPr>
          <w:rFonts w:hint="cs"/>
          <w:rtl/>
        </w:rPr>
        <w:t>ף</w:t>
      </w:r>
      <w:r w:rsidR="008B69C8" w:rsidRPr="00FE2C67">
        <w:rPr>
          <w:rFonts w:hint="cs"/>
          <w:rtl/>
        </w:rPr>
        <w:t xml:space="preserve"> נקודות </w:t>
      </w:r>
      <m:oMath>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sSub>
          <m:sSubPr>
            <m:ctrlPr>
              <w:rPr>
                <w:rFonts w:ascii="Cambria Math" w:hAnsi="Cambria Math"/>
              </w:rPr>
            </m:ctrlPr>
          </m:sSubPr>
          <m:e>
            <m:r>
              <w:rPr>
                <w:rFonts w:ascii="Cambria Math" w:hAnsi="Cambria Math"/>
              </w:rPr>
              <m:t>z</m:t>
            </m:r>
          </m:e>
          <m:sub>
            <m:r>
              <w:rPr>
                <w:rFonts w:ascii="Cambria Math" w:hAnsi="Cambria Math"/>
              </w:rPr>
              <m:t>t</m:t>
            </m:r>
          </m:sub>
        </m:sSub>
        <m:r>
          <m:rPr>
            <m:sty m:val="p"/>
          </m:rPr>
          <w:rPr>
            <w:rFonts w:ascii="Cambria Math" w:hAnsi="Cambria Math"/>
          </w:rPr>
          <m:t>)</m:t>
        </m:r>
      </m:oMath>
      <w:r w:rsidR="008B69C8" w:rsidRPr="00FE2C67">
        <w:t xml:space="preserve"> </w:t>
      </w:r>
      <w:r w:rsidR="0041232F" w:rsidRPr="00FE2C67">
        <w:rPr>
          <w:rFonts w:hint="cs"/>
          <w:rtl/>
        </w:rPr>
        <w:t>אנו רוצים</w:t>
      </w:r>
      <w:r w:rsidR="008B69C8" w:rsidRPr="00FE2C67">
        <w:rPr>
          <w:rFonts w:hint="cs"/>
          <w:rtl/>
        </w:rPr>
        <w:t xml:space="preserve"> למצוא נקודה </w:t>
      </w:r>
      <m:oMath>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oMath>
      <w:r w:rsidR="008B69C8" w:rsidRPr="00FE2C67">
        <w:rPr>
          <w:rFonts w:hint="cs"/>
          <w:rtl/>
        </w:rPr>
        <w:t xml:space="preserve"> כך ש:</w:t>
      </w:r>
    </w:p>
    <w:p w14:paraId="7647EFDA" w14:textId="2D18BB7F" w:rsidR="008B69C8" w:rsidRPr="00FE2C67" w:rsidRDefault="00E55253" w:rsidP="008B69C8">
      <w:pPr>
        <w:spacing w:before="120" w:after="120"/>
        <w:ind w:left="360"/>
        <w:jc w:val="both"/>
        <w:rPr>
          <w:rtl/>
        </w:rPr>
      </w:pPr>
      <m:oMathPara>
        <m:oMath>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2</m:t>
              </m:r>
            </m:sup>
          </m:sSubSup>
        </m:oMath>
      </m:oMathPara>
    </w:p>
    <w:p w14:paraId="40C98331" w14:textId="7D63A119" w:rsidR="00602688" w:rsidRPr="00FE2C67" w:rsidRDefault="008B69C8" w:rsidP="00602688">
      <w:pPr>
        <w:spacing w:before="120" w:after="120"/>
        <w:ind w:left="360"/>
        <w:jc w:val="both"/>
        <w:rPr>
          <w:rtl/>
        </w:rPr>
      </w:pPr>
      <w:r w:rsidRPr="00FE2C67">
        <w:rPr>
          <w:rFonts w:hint="cs"/>
          <w:rtl/>
        </w:rPr>
        <w:t xml:space="preserve">לכל </w:t>
      </w:r>
      <m:oMath>
        <m:r>
          <w:rPr>
            <w:rFonts w:ascii="Cambria Math" w:hAnsi="Cambria Math"/>
          </w:rPr>
          <m:t>i</m:t>
        </m:r>
      </m:oMath>
      <w:r w:rsidRPr="00FE2C67">
        <w:t xml:space="preserve"> </w:t>
      </w:r>
      <w:r w:rsidRPr="00FE2C67">
        <w:rPr>
          <w:rFonts w:hint="cs"/>
          <w:rtl/>
        </w:rPr>
        <w:t xml:space="preserve"> כאשר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FE2C67">
        <w:t xml:space="preserve"> </w:t>
      </w:r>
      <w:r w:rsidR="00565D38" w:rsidRPr="00FE2C67">
        <w:rPr>
          <w:rFonts w:hint="cs"/>
          <w:rtl/>
        </w:rPr>
        <w:t xml:space="preserve"> המרחק</w:t>
      </w:r>
      <w:r w:rsidR="007A3294">
        <w:rPr>
          <w:rFonts w:hint="cs"/>
          <w:rtl/>
        </w:rPr>
        <w:t>(רדיוס)</w:t>
      </w:r>
      <w:r w:rsidR="00565D38" w:rsidRPr="00FE2C67">
        <w:rPr>
          <w:rFonts w:hint="cs"/>
          <w:rtl/>
        </w:rPr>
        <w:t xml:space="preserve"> הנמדד</w:t>
      </w:r>
      <w:r w:rsidR="00713BE0" w:rsidRPr="00FE2C67">
        <w:rPr>
          <w:rFonts w:hint="cs"/>
          <w:rtl/>
        </w:rPr>
        <w:t>.</w:t>
      </w:r>
      <w:r w:rsidR="0041232F" w:rsidRPr="00FE2C67">
        <w:rPr>
          <w:rFonts w:hint="cs"/>
          <w:rtl/>
        </w:rPr>
        <w:t xml:space="preserve"> </w:t>
      </w:r>
    </w:p>
    <w:p w14:paraId="186C4F96" w14:textId="70E7AAB2" w:rsidR="003A10CA" w:rsidRPr="00FE2C67" w:rsidRDefault="003A10CA" w:rsidP="003A10CA">
      <w:pPr>
        <w:spacing w:before="120" w:after="120"/>
        <w:ind w:left="360"/>
        <w:jc w:val="both"/>
        <w:rPr>
          <w:rtl/>
        </w:rPr>
      </w:pPr>
      <w:r w:rsidRPr="00FE2C67">
        <w:rPr>
          <w:rFonts w:hint="cs"/>
          <w:rtl/>
        </w:rPr>
        <w:t>הבעיה אינה פתירה כאשר יש פחות מ-3 נקודות, משום שבמקרה זה ישנם יותר נעלמים מאשר משוואות בבעיה.</w:t>
      </w:r>
      <w:r w:rsidR="00DD6D45" w:rsidRPr="00FE2C67">
        <w:rPr>
          <w:rFonts w:hint="cs"/>
          <w:rtl/>
        </w:rPr>
        <w:t xml:space="preserve"> </w:t>
      </w:r>
      <w:r w:rsidR="007A3294" w:rsidRPr="00FE2C67">
        <w:rPr>
          <w:rFonts w:hint="cs"/>
          <w:rtl/>
        </w:rPr>
        <w:t>בהינת</w:t>
      </w:r>
      <w:r w:rsidR="007A3294" w:rsidRPr="00FE2C67">
        <w:rPr>
          <w:rFonts w:hint="eastAsia"/>
          <w:rtl/>
        </w:rPr>
        <w:t>ן</w:t>
      </w:r>
      <w:r w:rsidR="00DD6D45" w:rsidRPr="00FE2C67">
        <w:rPr>
          <w:rFonts w:hint="cs"/>
          <w:rtl/>
        </w:rPr>
        <w:t xml:space="preserve"> 3 נקודות, תמיד ניתן לסובב ולמתוח את הצירים על-מנת ש-3 הנקודות יהיו על אותו ציר </w:t>
      </w:r>
      <m:oMath>
        <m:r>
          <w:rPr>
            <w:rFonts w:ascii="Cambria Math" w:hAnsi="Cambria Math"/>
          </w:rPr>
          <m:t>z</m:t>
        </m:r>
      </m:oMath>
      <w:r w:rsidR="00DD6D45" w:rsidRPr="00FE2C67">
        <w:rPr>
          <w:rFonts w:hint="cs"/>
          <w:rtl/>
        </w:rPr>
        <w:t>, ונקודה אחת היא בראשית. סה"כ המשוואות יהיו:</w:t>
      </w:r>
    </w:p>
    <w:p w14:paraId="2139471D" w14:textId="24DF0002" w:rsidR="00213ACF" w:rsidRPr="00FE2C67" w:rsidRDefault="00E55253" w:rsidP="00213ACF">
      <w:pPr>
        <w:spacing w:before="120" w:after="120"/>
        <w:ind w:left="360"/>
        <w:jc w:val="both"/>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oMath>
      </m:oMathPara>
    </w:p>
    <w:p w14:paraId="1A101256" w14:textId="6DC91F36" w:rsidR="00213ACF" w:rsidRPr="00FE2C67" w:rsidRDefault="00E55253" w:rsidP="00213ACF">
      <w:pPr>
        <w:spacing w:before="120" w:after="120"/>
        <w:ind w:left="360"/>
        <w:jc w:val="both"/>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d</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oMath>
      </m:oMathPara>
    </w:p>
    <w:p w14:paraId="57BF525A" w14:textId="51A93350" w:rsidR="00213ACF" w:rsidRPr="00FE2C67" w:rsidRDefault="00E55253" w:rsidP="00213ACF">
      <w:pPr>
        <w:spacing w:before="120" w:after="120"/>
        <w:ind w:left="360"/>
        <w:jc w:val="both"/>
        <w:rPr>
          <w:rtl/>
        </w:rPr>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i</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j</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oMath>
      </m:oMathPara>
    </w:p>
    <w:p w14:paraId="63227008" w14:textId="71AA13CF" w:rsidR="00213ACF" w:rsidRPr="00FE2C67" w:rsidRDefault="00213ACF" w:rsidP="00213ACF">
      <w:pPr>
        <w:spacing w:before="120" w:after="120"/>
        <w:ind w:left="360"/>
        <w:jc w:val="both"/>
        <w:rPr>
          <w:rtl/>
        </w:rPr>
      </w:pPr>
      <w:r w:rsidRPr="00FE2C67">
        <w:rPr>
          <w:rFonts w:hint="cs"/>
          <w:rtl/>
        </w:rPr>
        <w:t>כעט, באמצעות פתרון משוואות ריבועיות ניתן להגיע לפתרון</w:t>
      </w:r>
    </w:p>
    <w:p w14:paraId="586A8698" w14:textId="285DEFB4" w:rsidR="00013637" w:rsidRPr="00FE2C67" w:rsidRDefault="00213ACF" w:rsidP="000E6238">
      <w:pPr>
        <w:spacing w:before="120" w:after="120"/>
        <w:ind w:left="360"/>
        <w:jc w:val="both"/>
        <w:rPr>
          <w:rtl/>
        </w:rPr>
      </w:pPr>
      <m:oMathPara>
        <m:oMath>
          <m:r>
            <w:rPr>
              <w:rFonts w:ascii="Cambria Math" w:hAnsi="Cambria Math"/>
            </w:rPr>
            <m:t>x</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ctrlPr>
                <w:rPr>
                  <w:rFonts w:ascii="Cambria Math" w:hAnsi="Cambria Math"/>
                  <w:rtl/>
                </w:rPr>
              </m:ctrlPr>
            </m:num>
            <m:den>
              <m:r>
                <m:rPr>
                  <m:sty m:val="p"/>
                </m:rPr>
                <w:rPr>
                  <w:rFonts w:ascii="Cambria Math" w:hAnsi="Cambria Math"/>
                </w:rPr>
                <m:t>2</m:t>
              </m:r>
              <m:r>
                <w:rPr>
                  <w:rFonts w:ascii="Cambria Math" w:hAnsi="Cambria Math"/>
                </w:rPr>
                <m:t>d</m:t>
              </m:r>
            </m:den>
          </m:f>
          <m:r>
            <m:rPr>
              <m:sty m:val="p"/>
            </m:rPr>
            <w:rPr>
              <w:rFonts w:ascii="Cambria Math" w:hAnsi="Cambria Math"/>
            </w:rPr>
            <m:t xml:space="preserve">,  </m:t>
          </m:r>
          <m:r>
            <w:rPr>
              <w:rFonts w:ascii="Cambria Math" w:hAnsi="Cambria Math"/>
            </w:rPr>
            <m:t>y</m:t>
          </m:r>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num>
            <m:den>
              <m:r>
                <m:rPr>
                  <m:sty m:val="p"/>
                </m:rPr>
                <w:rPr>
                  <w:rFonts w:ascii="Cambria Math" w:hAnsi="Cambria Math"/>
                </w:rPr>
                <m:t>2</m:t>
              </m:r>
              <m:r>
                <w:rPr>
                  <w:rFonts w:ascii="Cambria Math" w:hAnsi="Cambria Math"/>
                </w:rPr>
                <m:t>j</m:t>
              </m:r>
            </m:den>
          </m:f>
          <m:r>
            <m:rPr>
              <m:sty m:val="p"/>
            </m:rPr>
            <w:rPr>
              <w:rFonts w:ascii="Cambria Math" w:hAnsi="Cambria Math"/>
            </w:rPr>
            <m:t>-</m:t>
          </m:r>
          <m:f>
            <m:fPr>
              <m:ctrlPr>
                <w:rPr>
                  <w:rFonts w:ascii="Cambria Math" w:hAnsi="Cambria Math"/>
                </w:rPr>
              </m:ctrlPr>
            </m:fPr>
            <m:num>
              <m:r>
                <w:rPr>
                  <w:rFonts w:ascii="Cambria Math" w:hAnsi="Cambria Math"/>
                </w:rPr>
                <m:t>i</m:t>
              </m:r>
            </m:num>
            <m:den>
              <m:r>
                <w:rPr>
                  <w:rFonts w:ascii="Cambria Math" w:hAnsi="Cambria Math"/>
                </w:rPr>
                <m:t>j</m:t>
              </m:r>
            </m:den>
          </m:f>
          <m:r>
            <w:rPr>
              <w:rFonts w:ascii="Cambria Math" w:hAnsi="Cambria Math"/>
            </w:rPr>
            <m:t>x</m:t>
          </m:r>
          <m:r>
            <m:rPr>
              <m:sty m:val="p"/>
            </m:rPr>
            <w:rPr>
              <w:rFonts w:ascii="Cambria Math" w:hAnsi="Cambria Math"/>
            </w:rPr>
            <m:t xml:space="preserve">, </m:t>
          </m:r>
          <m:r>
            <w:rPr>
              <w:rFonts w:ascii="Cambria Math" w:hAnsi="Cambria Math"/>
            </w:rPr>
            <m:t>z</m:t>
          </m:r>
          <m:r>
            <m:rPr>
              <m:sty m:val="p"/>
            </m:rPr>
            <w:rPr>
              <w:rFonts w:ascii="Cambria Math" w:hAnsi="Cambria Math"/>
            </w:rPr>
            <m:t>=±</m:t>
          </m:r>
          <m:rad>
            <m:radPr>
              <m:degHide m:val="1"/>
              <m:ctrlPr>
                <w:rPr>
                  <w:rFonts w:ascii="Cambria Math" w:hAnsi="Cambria Math"/>
                </w:rPr>
              </m:ctrlPr>
            </m:radPr>
            <m:deg>
              <m:ctrlPr>
                <w:rPr>
                  <w:rFonts w:ascii="Cambria Math" w:hAnsi="Cambria Math"/>
                  <w:rtl/>
                </w:rPr>
              </m:ctrlPr>
            </m:deg>
            <m:e>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oMath>
      </m:oMathPara>
    </w:p>
    <w:p w14:paraId="0DBAD887" w14:textId="046058AC" w:rsidR="00602688" w:rsidRPr="00FE2C67" w:rsidRDefault="00DD6D45" w:rsidP="00861CE8">
      <w:pPr>
        <w:spacing w:before="120" w:after="120"/>
        <w:ind w:left="360"/>
        <w:jc w:val="both"/>
        <w:rPr>
          <w:rtl/>
        </w:rPr>
      </w:pPr>
      <w:r w:rsidRPr="00FE2C67">
        <w:rPr>
          <w:rFonts w:hint="cs"/>
          <w:rtl/>
        </w:rPr>
        <w:t>נשים לב כי ל-</w:t>
      </w:r>
      <m:oMath>
        <m:r>
          <w:rPr>
            <w:rFonts w:ascii="Cambria Math" w:hAnsi="Cambria Math"/>
          </w:rPr>
          <m:t>z</m:t>
        </m:r>
      </m:oMath>
      <w:r w:rsidRPr="00FE2C67">
        <w:rPr>
          <w:rFonts w:hint="cs"/>
          <w:rtl/>
        </w:rPr>
        <w:t xml:space="preserve"> ייתכנו 2 פתרונות. על-מנת לוודא את ציר </w:t>
      </w:r>
      <m:oMath>
        <m:r>
          <w:rPr>
            <w:rFonts w:ascii="Cambria Math" w:hAnsi="Cambria Math"/>
          </w:rPr>
          <m:t>z</m:t>
        </m:r>
      </m:oMath>
      <w:r w:rsidRPr="00FE2C67">
        <w:rPr>
          <w:rFonts w:hint="cs"/>
          <w:rtl/>
        </w:rPr>
        <w:t xml:space="preserve"> נדרשות נקודות נוספות</w:t>
      </w:r>
      <w:r w:rsidR="004B2A92" w:rsidRPr="00FE2C67">
        <w:rPr>
          <w:rFonts w:hint="cs"/>
          <w:rtl/>
        </w:rPr>
        <w:t>.</w:t>
      </w:r>
      <w:r w:rsidRPr="00FE2C67">
        <w:rPr>
          <w:rFonts w:hint="cs"/>
          <w:rtl/>
        </w:rPr>
        <w:t xml:space="preserve"> </w:t>
      </w:r>
      <w:r w:rsidR="007A3294">
        <w:rPr>
          <w:rFonts w:hint="cs"/>
          <w:rtl/>
        </w:rPr>
        <w:t xml:space="preserve">בפרויקט הנחנו </w:t>
      </w:r>
      <w:r w:rsidR="007A3294">
        <w:t xml:space="preserve">z </w:t>
      </w:r>
      <w:r w:rsidR="007A3294">
        <w:rPr>
          <w:rFonts w:hint="cs"/>
          <w:rtl/>
        </w:rPr>
        <w:t xml:space="preserve"> קבוע </w:t>
      </w:r>
      <w:r w:rsidR="00861CE8" w:rsidRPr="00FE2C67">
        <w:rPr>
          <w:rFonts w:hint="cs"/>
          <w:rtl/>
        </w:rPr>
        <w:t xml:space="preserve"> </w:t>
      </w:r>
      <w:r w:rsidR="007A3294">
        <w:rPr>
          <w:rFonts w:hint="cs"/>
          <w:rtl/>
        </w:rPr>
        <w:t>ו</w:t>
      </w:r>
      <w:r w:rsidR="00861CE8" w:rsidRPr="00FE2C67">
        <w:rPr>
          <w:rFonts w:hint="cs"/>
          <w:rtl/>
        </w:rPr>
        <w:t xml:space="preserve">לכן </w:t>
      </w:r>
      <w:r w:rsidR="00602688" w:rsidRPr="00FE2C67">
        <w:rPr>
          <w:rFonts w:hint="cs"/>
          <w:rtl/>
        </w:rPr>
        <w:t>למעשה ניתן לראות את הבעיה</w:t>
      </w:r>
      <w:r w:rsidR="00344835" w:rsidRPr="00FE2C67">
        <w:rPr>
          <w:rFonts w:hint="cs"/>
          <w:rtl/>
        </w:rPr>
        <w:t xml:space="preserve"> ב-2 מימדים</w:t>
      </w:r>
      <w:r w:rsidR="007A3294">
        <w:rPr>
          <w:rFonts w:hint="cs"/>
          <w:rtl/>
        </w:rPr>
        <w:t xml:space="preserve"> ובעזרת מעגלים ולא כדורים (ספרות).</w:t>
      </w:r>
    </w:p>
    <w:p w14:paraId="541171D5" w14:textId="37749F00" w:rsidR="001120DC" w:rsidRDefault="007535D3" w:rsidP="001120DC">
      <w:pPr>
        <w:keepNext/>
        <w:spacing w:before="120" w:after="120"/>
        <w:ind w:left="360"/>
        <w:jc w:val="center"/>
      </w:pPr>
      <w:r>
        <w:rPr>
          <w:noProof/>
        </w:rPr>
        <w:lastRenderedPageBreak/>
        <mc:AlternateContent>
          <mc:Choice Requires="wps">
            <w:drawing>
              <wp:anchor distT="0" distB="0" distL="114300" distR="114300" simplePos="0" relativeHeight="251658246" behindDoc="0" locked="0" layoutInCell="1" allowOverlap="1" wp14:anchorId="79F44869" wp14:editId="4FF65EA2">
                <wp:simplePos x="0" y="0"/>
                <wp:positionH relativeFrom="column">
                  <wp:posOffset>2144485</wp:posOffset>
                </wp:positionH>
                <wp:positionV relativeFrom="paragraph">
                  <wp:posOffset>708841</wp:posOffset>
                </wp:positionV>
                <wp:extent cx="492125" cy="203109"/>
                <wp:effectExtent l="0" t="0" r="3175" b="6985"/>
                <wp:wrapNone/>
                <wp:docPr id="298" name="תיבת טקסט 298"/>
                <wp:cNvGraphicFramePr/>
                <a:graphic xmlns:a="http://schemas.openxmlformats.org/drawingml/2006/main">
                  <a:graphicData uri="http://schemas.microsoft.com/office/word/2010/wordprocessingShape">
                    <wps:wsp>
                      <wps:cNvSpPr txBox="1"/>
                      <wps:spPr>
                        <a:xfrm>
                          <a:off x="0" y="0"/>
                          <a:ext cx="492125" cy="203109"/>
                        </a:xfrm>
                        <a:prstGeom prst="rect">
                          <a:avLst/>
                        </a:prstGeom>
                        <a:noFill/>
                        <a:ln>
                          <a:noFill/>
                        </a:ln>
                      </wps:spPr>
                      <wps:txbx>
                        <w:txbxContent>
                          <w:p w14:paraId="1A4A32F2" w14:textId="56C69100" w:rsidR="00526DF8" w:rsidRPr="007535D3" w:rsidRDefault="00E55253" w:rsidP="007535D3">
                            <w:pPr>
                              <w:pStyle w:val="ab"/>
                              <w:rPr>
                                <w:rFonts w:eastAsiaTheme="minorHAnsi"/>
                                <w:noProof/>
                                <w:color w:val="7030A0"/>
                              </w:rPr>
                            </w:pPr>
                            <m:oMathPara>
                              <m:oMath>
                                <m:sSub>
                                  <m:sSubPr>
                                    <m:ctrlPr>
                                      <w:rPr>
                                        <w:rFonts w:ascii="Cambria Math" w:hAnsi="Cambria Math"/>
                                        <w:i/>
                                        <w:color w:val="7030A0"/>
                                      </w:rPr>
                                    </m:ctrlPr>
                                  </m:sSubPr>
                                  <m:e>
                                    <m:r>
                                      <m:rPr>
                                        <m:sty m:val="bi"/>
                                      </m:rPr>
                                      <w:rPr>
                                        <w:rFonts w:ascii="Cambria Math" w:hAnsi="Cambria Math"/>
                                        <w:color w:val="7030A0"/>
                                      </w:rPr>
                                      <m:t>r</m:t>
                                    </m:r>
                                  </m:e>
                                  <m:sub>
                                    <m:r>
                                      <m:rPr>
                                        <m:sty m:val="bi"/>
                                      </m:rPr>
                                      <w:rPr>
                                        <w:rFonts w:ascii="Cambria Math" w:hAnsi="Cambria Math"/>
                                        <w:color w:val="7030A0"/>
                                      </w:rPr>
                                      <m:t>3</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44869" id="_x0000_t202" coordsize="21600,21600" o:spt="202" path="m,l,21600r21600,l21600,xe">
                <v:stroke joinstyle="miter"/>
                <v:path gradientshapeok="t" o:connecttype="rect"/>
              </v:shapetype>
              <v:shape id="תיבת טקסט 298" o:spid="_x0000_s1026" type="#_x0000_t202" style="position:absolute;left:0;text-align:left;margin-left:168.85pt;margin-top:55.8pt;width:38.75pt;height:1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" filled="f" stroked="f">
                <v:textbox inset="0,0,0,0">
                  <w:txbxContent>
                    <w:p w14:paraId="1A4A32F2" w14:textId="56C69100" w:rsidR="00526DF8" w:rsidRPr="007535D3" w:rsidRDefault="00526DF8" w:rsidP="007535D3">
                      <w:pPr>
                        <w:pStyle w:val="ab"/>
                        <w:rPr>
                          <w:rFonts w:eastAsiaTheme="minorHAnsi"/>
                          <w:noProof/>
                          <w:color w:val="7030A0"/>
                        </w:rPr>
                      </w:pPr>
                      <m:oMathPara>
                        <m:oMath>
                          <m:sSub>
                            <m:sSubPr>
                              <m:ctrlPr>
                                <w:rPr>
                                  <w:rFonts w:ascii="Cambria Math" w:hAnsi="Cambria Math"/>
                                  <w:i/>
                                  <w:color w:val="7030A0"/>
                                </w:rPr>
                              </m:ctrlPr>
                            </m:sSubPr>
                            <m:e>
                              <m:r>
                                <m:rPr>
                                  <m:sty m:val="bi"/>
                                </m:rPr>
                                <w:rPr>
                                  <w:rFonts w:ascii="Cambria Math" w:hAnsi="Cambria Math"/>
                                  <w:color w:val="7030A0"/>
                                </w:rPr>
                                <m:t>r</m:t>
                              </m:r>
                            </m:e>
                            <m:sub>
                              <m:r>
                                <m:rPr>
                                  <m:sty m:val="bi"/>
                                </m:rPr>
                                <w:rPr>
                                  <w:rFonts w:ascii="Cambria Math" w:hAnsi="Cambria Math"/>
                                  <w:color w:val="7030A0"/>
                                </w:rPr>
                                <m:t>3</m:t>
                              </m:r>
                            </m:sub>
                          </m:sSub>
                        </m:oMath>
                      </m:oMathPara>
                    </w:p>
                  </w:txbxContent>
                </v:textbox>
              </v:shape>
            </w:pict>
          </mc:Fallback>
        </mc:AlternateContent>
      </w:r>
      <w:r>
        <w:rPr>
          <w:noProof/>
        </w:rPr>
        <mc:AlternateContent>
          <mc:Choice Requires="wps">
            <w:drawing>
              <wp:anchor distT="0" distB="0" distL="114300" distR="114300" simplePos="0" relativeHeight="251658245" behindDoc="0" locked="0" layoutInCell="1" allowOverlap="1" wp14:anchorId="1F547F3D" wp14:editId="6E701CB7">
                <wp:simplePos x="0" y="0"/>
                <wp:positionH relativeFrom="column">
                  <wp:posOffset>2046514</wp:posOffset>
                </wp:positionH>
                <wp:positionV relativeFrom="paragraph">
                  <wp:posOffset>897527</wp:posOffset>
                </wp:positionV>
                <wp:extent cx="830943" cy="25400"/>
                <wp:effectExtent l="38100" t="76200" r="0" b="88900"/>
                <wp:wrapNone/>
                <wp:docPr id="297" name="מחבר חץ ישר 297"/>
                <wp:cNvGraphicFramePr/>
                <a:graphic xmlns:a="http://schemas.openxmlformats.org/drawingml/2006/main">
                  <a:graphicData uri="http://schemas.microsoft.com/office/word/2010/wordprocessingShape">
                    <wps:wsp>
                      <wps:cNvCnPr/>
                      <wps:spPr>
                        <a:xfrm flipV="1">
                          <a:off x="0" y="0"/>
                          <a:ext cx="830943" cy="25400"/>
                        </a:xfrm>
                        <a:prstGeom prst="straightConnector1">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D008A8" id="_x0000_t32" coordsize="21600,21600" o:spt="32" o:oned="t" path="m,l21600,21600e" filled="f">
                <v:path arrowok="t" fillok="f" o:connecttype="none"/>
                <o:lock v:ext="edit" shapetype="t"/>
              </v:shapetype>
              <v:shape id="מחבר חץ ישר 297" o:spid="_x0000_s1026" type="#_x0000_t32" style="position:absolute;margin-left:161.15pt;margin-top:70.65pt;width:65.45pt;height:2pt;flip:y;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" strokecolor="#7030a0" strokeweight=".5pt">
                <v:stroke startarrow="block" endarrow="block" joinstyle="miter"/>
              </v:shape>
            </w:pict>
          </mc:Fallback>
        </mc:AlternateContent>
      </w:r>
      <w:r>
        <w:rPr>
          <w:noProof/>
        </w:rPr>
        <mc:AlternateContent>
          <mc:Choice Requires="wps">
            <w:drawing>
              <wp:anchor distT="0" distB="0" distL="114300" distR="114300" simplePos="0" relativeHeight="251658244" behindDoc="0" locked="0" layoutInCell="1" allowOverlap="1" wp14:anchorId="0E77618C" wp14:editId="62FD8B82">
                <wp:simplePos x="0" y="0"/>
                <wp:positionH relativeFrom="column">
                  <wp:posOffset>2877457</wp:posOffset>
                </wp:positionH>
                <wp:positionV relativeFrom="paragraph">
                  <wp:posOffset>901156</wp:posOffset>
                </wp:positionV>
                <wp:extent cx="123372" cy="420914"/>
                <wp:effectExtent l="57150" t="38100" r="67310" b="55880"/>
                <wp:wrapNone/>
                <wp:docPr id="296" name="מחבר חץ ישר 296"/>
                <wp:cNvGraphicFramePr/>
                <a:graphic xmlns:a="http://schemas.openxmlformats.org/drawingml/2006/main">
                  <a:graphicData uri="http://schemas.microsoft.com/office/word/2010/wordprocessingShape">
                    <wps:wsp>
                      <wps:cNvCnPr/>
                      <wps:spPr>
                        <a:xfrm>
                          <a:off x="0" y="0"/>
                          <a:ext cx="123372" cy="420914"/>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F2B7FAA" id="מחבר חץ ישר 296" o:spid="_x0000_s1026" type="#_x0000_t32" style="position:absolute;margin-left:226.55pt;margin-top:70.95pt;width:9.7pt;height:33.1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58243" behindDoc="0" locked="0" layoutInCell="1" allowOverlap="1" wp14:anchorId="180C5AD7" wp14:editId="50EB4FB7">
                <wp:simplePos x="0" y="0"/>
                <wp:positionH relativeFrom="column">
                  <wp:posOffset>2862943</wp:posOffset>
                </wp:positionH>
                <wp:positionV relativeFrom="paragraph">
                  <wp:posOffset>1104356</wp:posOffset>
                </wp:positionV>
                <wp:extent cx="492125" cy="203109"/>
                <wp:effectExtent l="0" t="0" r="3175" b="6985"/>
                <wp:wrapNone/>
                <wp:docPr id="295" name="תיבת טקסט 295"/>
                <wp:cNvGraphicFramePr/>
                <a:graphic xmlns:a="http://schemas.openxmlformats.org/drawingml/2006/main">
                  <a:graphicData uri="http://schemas.microsoft.com/office/word/2010/wordprocessingShape">
                    <wps:wsp>
                      <wps:cNvSpPr txBox="1"/>
                      <wps:spPr>
                        <a:xfrm>
                          <a:off x="0" y="0"/>
                          <a:ext cx="492125" cy="203109"/>
                        </a:xfrm>
                        <a:prstGeom prst="rect">
                          <a:avLst/>
                        </a:prstGeom>
                        <a:noFill/>
                        <a:ln>
                          <a:noFill/>
                        </a:ln>
                      </wps:spPr>
                      <wps:txbx>
                        <w:txbxContent>
                          <w:p w14:paraId="45C8F751" w14:textId="5A8FE6A8" w:rsidR="00526DF8" w:rsidRPr="007535D3" w:rsidRDefault="00E55253" w:rsidP="007535D3">
                            <w:pPr>
                              <w:pStyle w:val="ab"/>
                              <w:rPr>
                                <w:rFonts w:eastAsiaTheme="minorHAnsi"/>
                                <w:noProof/>
                                <w:color w:val="538135" w:themeColor="accent6" w:themeShade="BF"/>
                              </w:rPr>
                            </w:pPr>
                            <m:oMathPara>
                              <m:oMath>
                                <m:sSub>
                                  <m:sSubPr>
                                    <m:ctrlPr>
                                      <w:rPr>
                                        <w:rFonts w:ascii="Cambria Math" w:hAnsi="Cambria Math"/>
                                        <w:i/>
                                        <w:color w:val="538135" w:themeColor="accent6" w:themeShade="BF"/>
                                      </w:rPr>
                                    </m:ctrlPr>
                                  </m:sSubPr>
                                  <m:e>
                                    <m:r>
                                      <m:rPr>
                                        <m:sty m:val="bi"/>
                                      </m:rPr>
                                      <w:rPr>
                                        <w:rFonts w:ascii="Cambria Math" w:hAnsi="Cambria Math"/>
                                        <w:color w:val="538135" w:themeColor="accent6" w:themeShade="BF"/>
                                      </w:rPr>
                                      <m:t>r</m:t>
                                    </m:r>
                                  </m:e>
                                  <m:sub>
                                    <m:r>
                                      <m:rPr>
                                        <m:sty m:val="bi"/>
                                      </m:rPr>
                                      <w:rPr>
                                        <w:rFonts w:ascii="Cambria Math" w:hAnsi="Cambria Math"/>
                                        <w:color w:val="538135" w:themeColor="accent6" w:themeShade="BF"/>
                                      </w:rPr>
                                      <m:t>2</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AD7" id="תיבת טקסט 295" o:spid="_x0000_s1027" type="#_x0000_t202" style="position:absolute;left:0;text-align:left;margin-left:225.45pt;margin-top:86.95pt;width:38.75pt;height:1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" filled="f" stroked="f">
                <v:textbox inset="0,0,0,0">
                  <w:txbxContent>
                    <w:p w14:paraId="45C8F751" w14:textId="5A8FE6A8" w:rsidR="00526DF8" w:rsidRPr="007535D3" w:rsidRDefault="00526DF8" w:rsidP="007535D3">
                      <w:pPr>
                        <w:pStyle w:val="ab"/>
                        <w:rPr>
                          <w:rFonts w:eastAsiaTheme="minorHAnsi"/>
                          <w:noProof/>
                          <w:color w:val="538135" w:themeColor="accent6" w:themeShade="BF"/>
                        </w:rPr>
                      </w:pPr>
                      <m:oMathPara>
                        <m:oMath>
                          <m:sSub>
                            <m:sSubPr>
                              <m:ctrlPr>
                                <w:rPr>
                                  <w:rFonts w:ascii="Cambria Math" w:hAnsi="Cambria Math"/>
                                  <w:i/>
                                  <w:color w:val="538135" w:themeColor="accent6" w:themeShade="BF"/>
                                </w:rPr>
                              </m:ctrlPr>
                            </m:sSubPr>
                            <m:e>
                              <m:r>
                                <m:rPr>
                                  <m:sty m:val="bi"/>
                                </m:rPr>
                                <w:rPr>
                                  <w:rFonts w:ascii="Cambria Math" w:hAnsi="Cambria Math"/>
                                  <w:color w:val="538135" w:themeColor="accent6" w:themeShade="BF"/>
                                </w:rPr>
                                <m:t>r</m:t>
                              </m:r>
                            </m:e>
                            <m:sub>
                              <m:r>
                                <m:rPr>
                                  <m:sty m:val="bi"/>
                                </m:rPr>
                                <w:rPr>
                                  <w:rFonts w:ascii="Cambria Math" w:hAnsi="Cambria Math"/>
                                  <w:color w:val="538135" w:themeColor="accent6" w:themeShade="BF"/>
                                </w:rPr>
                                <m:t>2</m:t>
                              </m:r>
                            </m:sub>
                          </m:sSub>
                        </m:oMath>
                      </m:oMathPara>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52E16E35" wp14:editId="3FC5836B">
                <wp:simplePos x="0" y="0"/>
                <wp:positionH relativeFrom="column">
                  <wp:posOffset>2826112</wp:posOffset>
                </wp:positionH>
                <wp:positionV relativeFrom="paragraph">
                  <wp:posOffset>556079</wp:posOffset>
                </wp:positionV>
                <wp:extent cx="492125" cy="203109"/>
                <wp:effectExtent l="0" t="0" r="3175" b="6985"/>
                <wp:wrapNone/>
                <wp:docPr id="19" name="תיבת טקסט 19"/>
                <wp:cNvGraphicFramePr/>
                <a:graphic xmlns:a="http://schemas.openxmlformats.org/drawingml/2006/main">
                  <a:graphicData uri="http://schemas.microsoft.com/office/word/2010/wordprocessingShape">
                    <wps:wsp>
                      <wps:cNvSpPr txBox="1"/>
                      <wps:spPr>
                        <a:xfrm>
                          <a:off x="0" y="0"/>
                          <a:ext cx="492125" cy="203109"/>
                        </a:xfrm>
                        <a:prstGeom prst="rect">
                          <a:avLst/>
                        </a:prstGeom>
                        <a:noFill/>
                        <a:ln>
                          <a:noFill/>
                        </a:ln>
                      </wps:spPr>
                      <wps:txbx>
                        <w:txbxContent>
                          <w:p w14:paraId="0FE44786" w14:textId="34ED58B6" w:rsidR="00526DF8" w:rsidRPr="007535D3" w:rsidRDefault="00E55253" w:rsidP="007535D3">
                            <w:pPr>
                              <w:pStyle w:val="ab"/>
                              <w:rPr>
                                <w:rFonts w:eastAsiaTheme="minorHAnsi"/>
                                <w:noProof/>
                                <w:color w:val="5B9BD5" w:themeColor="accent5"/>
                              </w:rPr>
                            </w:pPr>
                            <m:oMathPara>
                              <m:oMath>
                                <m:sSub>
                                  <m:sSubPr>
                                    <m:ctrlPr>
                                      <w:rPr>
                                        <w:rFonts w:ascii="Cambria Math" w:hAnsi="Cambria Math"/>
                                        <w:i/>
                                        <w:color w:val="5B9BD5" w:themeColor="accent5"/>
                                      </w:rPr>
                                    </m:ctrlPr>
                                  </m:sSubPr>
                                  <m:e>
                                    <m:r>
                                      <m:rPr>
                                        <m:sty m:val="bi"/>
                                      </m:rPr>
                                      <w:rPr>
                                        <w:rFonts w:ascii="Cambria Math" w:hAnsi="Cambria Math"/>
                                        <w:color w:val="5B9BD5" w:themeColor="accent5"/>
                                      </w:rPr>
                                      <m:t>r</m:t>
                                    </m:r>
                                  </m:e>
                                  <m:sub>
                                    <m:r>
                                      <m:rPr>
                                        <m:sty m:val="bi"/>
                                      </m:rPr>
                                      <w:rPr>
                                        <w:rFonts w:ascii="Cambria Math" w:hAnsi="Cambria Math"/>
                                        <w:color w:val="5B9BD5" w:themeColor="accent5"/>
                                      </w:rPr>
                                      <m:t>1</m:t>
                                    </m:r>
                                  </m:sub>
                                </m:sSub>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6E35" id="תיבת טקסט 19" o:spid="_x0000_s1028" type="#_x0000_t202" style="position:absolute;left:0;text-align:left;margin-left:222.55pt;margin-top:43.8pt;width:38.75pt;height:1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" filled="f" stroked="f">
                <v:textbox inset="0,0,0,0">
                  <w:txbxContent>
                    <w:p w14:paraId="0FE44786" w14:textId="34ED58B6" w:rsidR="00526DF8" w:rsidRPr="007535D3" w:rsidRDefault="00526DF8" w:rsidP="007535D3">
                      <w:pPr>
                        <w:pStyle w:val="ab"/>
                        <w:rPr>
                          <w:rFonts w:eastAsiaTheme="minorHAnsi"/>
                          <w:noProof/>
                          <w:color w:val="5B9BD5" w:themeColor="accent5"/>
                        </w:rPr>
                      </w:pPr>
                      <m:oMathPara>
                        <m:oMath>
                          <m:sSub>
                            <m:sSubPr>
                              <m:ctrlPr>
                                <w:rPr>
                                  <w:rFonts w:ascii="Cambria Math" w:hAnsi="Cambria Math"/>
                                  <w:i/>
                                  <w:color w:val="5B9BD5" w:themeColor="accent5"/>
                                </w:rPr>
                              </m:ctrlPr>
                            </m:sSubPr>
                            <m:e>
                              <m:r>
                                <m:rPr>
                                  <m:sty m:val="bi"/>
                                </m:rPr>
                                <w:rPr>
                                  <w:rFonts w:ascii="Cambria Math" w:hAnsi="Cambria Math"/>
                                  <w:color w:val="5B9BD5" w:themeColor="accent5"/>
                                </w:rPr>
                                <m:t>r</m:t>
                              </m:r>
                            </m:e>
                            <m:sub>
                              <m:r>
                                <m:rPr>
                                  <m:sty m:val="bi"/>
                                </m:rPr>
                                <w:rPr>
                                  <w:rFonts w:ascii="Cambria Math" w:hAnsi="Cambria Math"/>
                                  <w:color w:val="5B9BD5" w:themeColor="accent5"/>
                                </w:rPr>
                                <m:t>1</m:t>
                              </m:r>
                            </m:sub>
                          </m:sSub>
                        </m:oMath>
                      </m:oMathPara>
                    </w:p>
                  </w:txbxContent>
                </v:textbox>
              </v:shape>
            </w:pict>
          </mc:Fallback>
        </mc:AlternateContent>
      </w:r>
      <w:r w:rsidR="005A487D">
        <w:rPr>
          <w:noProof/>
        </w:rPr>
        <mc:AlternateContent>
          <mc:Choice Requires="wps">
            <w:drawing>
              <wp:anchor distT="0" distB="0" distL="114300" distR="114300" simplePos="0" relativeHeight="251658241" behindDoc="0" locked="0" layoutInCell="1" allowOverlap="1" wp14:anchorId="5E76EB2A" wp14:editId="4A7EDC1B">
                <wp:simplePos x="0" y="0"/>
                <wp:positionH relativeFrom="column">
                  <wp:posOffset>2877457</wp:posOffset>
                </wp:positionH>
                <wp:positionV relativeFrom="paragraph">
                  <wp:posOffset>614499</wp:posOffset>
                </wp:positionV>
                <wp:extent cx="460829" cy="261257"/>
                <wp:effectExtent l="38100" t="38100" r="53975" b="62865"/>
                <wp:wrapNone/>
                <wp:docPr id="293" name="מחבר חץ ישר 293"/>
                <wp:cNvGraphicFramePr/>
                <a:graphic xmlns:a="http://schemas.openxmlformats.org/drawingml/2006/main">
                  <a:graphicData uri="http://schemas.microsoft.com/office/word/2010/wordprocessingShape">
                    <wps:wsp>
                      <wps:cNvCnPr/>
                      <wps:spPr>
                        <a:xfrm flipV="1">
                          <a:off x="0" y="0"/>
                          <a:ext cx="460829" cy="26125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D2577" id="מחבר חץ ישר 293" o:spid="_x0000_s1026" type="#_x0000_t32" style="position:absolute;margin-left:226.55pt;margin-top:48.4pt;width:36.3pt;height:20.5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" strokecolor="#4472c4 [3204]" strokeweight=".5pt">
                <v:stroke startarrow="block" endarrow="block" joinstyle="miter"/>
              </v:shape>
            </w:pict>
          </mc:Fallback>
        </mc:AlternateContent>
      </w:r>
      <w:r w:rsidR="00CB0D80">
        <w:rPr>
          <w:noProof/>
        </w:rPr>
        <w:drawing>
          <wp:inline distT="0" distB="0" distL="0" distR="0" wp14:anchorId="7145E5BD" wp14:editId="0ACF61C1">
            <wp:extent cx="2859405" cy="1810385"/>
            <wp:effectExtent l="0" t="0" r="0" b="0"/>
            <wp:docPr id="292" name="תמונה 292" descr="http://cstwiki.wtb.tue.nl/images/thumb/PrincipleOfTrilateration.png/300px-PrincipleOfTrila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twiki.wtb.tue.nl/images/thumb/PrincipleOfTrilateration.png/300px-PrincipleOfTrilate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9405" cy="1810385"/>
                    </a:xfrm>
                    <a:prstGeom prst="rect">
                      <a:avLst/>
                    </a:prstGeom>
                    <a:noFill/>
                    <a:ln>
                      <a:noFill/>
                    </a:ln>
                  </pic:spPr>
                </pic:pic>
              </a:graphicData>
            </a:graphic>
          </wp:inline>
        </w:drawing>
      </w:r>
    </w:p>
    <w:p w14:paraId="3C48DA76" w14:textId="7421C0D3" w:rsidR="00656706" w:rsidRDefault="001120DC" w:rsidP="001120DC">
      <w:pPr>
        <w:pStyle w:val="ab"/>
        <w:jc w:val="center"/>
      </w:pPr>
      <w:bookmarkStart w:id="34" w:name="_Toc484783665"/>
      <w:r>
        <w:rPr>
          <w:rFonts w:hint="cs"/>
          <w:rtl/>
        </w:rPr>
        <w:t>איור</w:t>
      </w:r>
      <w:r>
        <w:rPr>
          <w:rtl/>
        </w:rPr>
        <w:t xml:space="preserve"> </w:t>
      </w:r>
      <w:fldSimple w:instr=" STYLEREF 1 \s ">
        <w:r w:rsidR="0089429C">
          <w:rPr>
            <w:noProof/>
            <w:cs/>
          </w:rPr>
          <w:t>‎</w:t>
        </w:r>
        <w:r w:rsidR="0089429C">
          <w:rPr>
            <w:noProof/>
          </w:rPr>
          <w:t>2</w:t>
        </w:r>
      </w:fldSimple>
      <w:r w:rsidR="0089429C">
        <w:rPr>
          <w:rtl/>
        </w:rPr>
        <w:noBreakHyphen/>
      </w:r>
      <w:fldSimple w:instr=" SEQ איור \* ARABIC \s 1 ">
        <w:r w:rsidR="0089429C">
          <w:rPr>
            <w:noProof/>
            <w:rtl/>
          </w:rPr>
          <w:t>1</w:t>
        </w:r>
      </w:fldSimple>
      <w:r>
        <w:t xml:space="preserve"> </w:t>
      </w:r>
      <w:r w:rsidRPr="00D75B4F">
        <w:rPr>
          <w:rFonts w:hint="eastAsia"/>
          <w:rtl/>
        </w:rPr>
        <w:t>טרילטרציה</w:t>
      </w:r>
      <w:r w:rsidRPr="00D75B4F">
        <w:rPr>
          <w:rtl/>
        </w:rPr>
        <w:t xml:space="preserve"> </w:t>
      </w:r>
      <w:r w:rsidRPr="00D75B4F">
        <w:rPr>
          <w:rFonts w:hint="eastAsia"/>
          <w:rtl/>
        </w:rPr>
        <w:t>בסיסית</w:t>
      </w:r>
      <w:bookmarkEnd w:id="34"/>
    </w:p>
    <w:p w14:paraId="76EEF51D" w14:textId="080D0801" w:rsidR="007A3294" w:rsidRDefault="003E7198" w:rsidP="003A10CA">
      <w:pPr>
        <w:spacing w:before="120" w:after="120"/>
        <w:ind w:left="360"/>
        <w:rPr>
          <w:rFonts w:ascii="Arial" w:eastAsiaTheme="minorEastAsia" w:hAnsi="Arial" w:cs="Arial"/>
          <w:sz w:val="20"/>
          <w:szCs w:val="20"/>
          <w:rtl/>
        </w:rPr>
      </w:pPr>
      <w:r>
        <w:rPr>
          <w:rFonts w:ascii="Arial" w:eastAsiaTheme="minorEastAsia" w:hAnsi="Arial" w:cs="Arial" w:hint="cs"/>
          <w:sz w:val="20"/>
          <w:szCs w:val="20"/>
          <w:rtl/>
        </w:rPr>
        <w:t xml:space="preserve">ניתן לראות באיור </w:t>
      </w:r>
      <w:r w:rsidR="00740694">
        <w:rPr>
          <w:rFonts w:ascii="Arial" w:eastAsiaTheme="minorEastAsia" w:hAnsi="Arial" w:cs="Arial" w:hint="cs"/>
          <w:sz w:val="20"/>
          <w:szCs w:val="20"/>
          <w:rtl/>
        </w:rPr>
        <w:t>מיקום לא ידוע</w:t>
      </w:r>
      <w:r w:rsidR="007A3294">
        <w:rPr>
          <w:rFonts w:ascii="Arial" w:eastAsiaTheme="minorEastAsia" w:hAnsi="Arial" w:cs="Arial" w:hint="cs"/>
          <w:sz w:val="20"/>
          <w:szCs w:val="20"/>
          <w:rtl/>
        </w:rPr>
        <w:t xml:space="preserve"> (הנקודה הלבנה)</w:t>
      </w:r>
      <w:r w:rsidR="00740694">
        <w:rPr>
          <w:rFonts w:ascii="Arial" w:eastAsiaTheme="minorEastAsia" w:hAnsi="Arial" w:cs="Arial" w:hint="cs"/>
          <w:sz w:val="20"/>
          <w:szCs w:val="20"/>
          <w:rtl/>
        </w:rPr>
        <w:t>, ו</w:t>
      </w:r>
      <w:r w:rsidR="00743A45">
        <w:rPr>
          <w:rFonts w:ascii="Arial" w:eastAsiaTheme="minorEastAsia" w:hAnsi="Arial" w:cs="Arial" w:hint="cs"/>
          <w:sz w:val="20"/>
          <w:szCs w:val="20"/>
          <w:rtl/>
        </w:rPr>
        <w:t>-</w:t>
      </w:r>
      <w:r w:rsidR="00740694">
        <w:rPr>
          <w:rFonts w:ascii="Arial" w:eastAsiaTheme="minorEastAsia" w:hAnsi="Arial" w:cs="Arial" w:hint="cs"/>
          <w:sz w:val="20"/>
          <w:szCs w:val="20"/>
          <w:rtl/>
        </w:rPr>
        <w:t>3 מיקומים ידועי</w:t>
      </w:r>
      <w:r w:rsidR="007A3294">
        <w:rPr>
          <w:rFonts w:ascii="Arial" w:eastAsiaTheme="minorEastAsia" w:hAnsi="Arial" w:cs="Arial" w:hint="cs"/>
          <w:sz w:val="20"/>
          <w:szCs w:val="20"/>
          <w:rtl/>
        </w:rPr>
        <w:t>ם במרחב. ב</w:t>
      </w:r>
      <w:r w:rsidR="00740694">
        <w:rPr>
          <w:rFonts w:ascii="Arial" w:eastAsiaTheme="minorEastAsia" w:hAnsi="Arial" w:cs="Arial" w:hint="cs"/>
          <w:sz w:val="20"/>
          <w:szCs w:val="20"/>
          <w:rtl/>
        </w:rPr>
        <w:t>אמצעות המרחק מ-3 הנקודות ניתן לשרטט מ</w:t>
      </w:r>
      <w:r w:rsidR="00B413C3">
        <w:rPr>
          <w:rFonts w:ascii="Arial" w:eastAsiaTheme="minorEastAsia" w:hAnsi="Arial" w:cs="Arial" w:hint="cs"/>
          <w:sz w:val="20"/>
          <w:szCs w:val="20"/>
          <w:rtl/>
        </w:rPr>
        <w:t>גדל סביב כל נקודה, והנקודה בהתלכ</w:t>
      </w:r>
      <w:r w:rsidR="00740694">
        <w:rPr>
          <w:rFonts w:ascii="Arial" w:eastAsiaTheme="minorEastAsia" w:hAnsi="Arial" w:cs="Arial" w:hint="cs"/>
          <w:sz w:val="20"/>
          <w:szCs w:val="20"/>
          <w:rtl/>
        </w:rPr>
        <w:t>דות של 3 המעגלים היא המיקום.</w:t>
      </w:r>
      <w:r w:rsidR="00EF5CFC">
        <w:rPr>
          <w:rFonts w:ascii="Arial" w:eastAsiaTheme="minorEastAsia" w:hAnsi="Arial" w:cs="Arial" w:hint="cs"/>
          <w:sz w:val="20"/>
          <w:szCs w:val="20"/>
          <w:rtl/>
        </w:rPr>
        <w:t xml:space="preserve"> </w:t>
      </w:r>
    </w:p>
    <w:p w14:paraId="4DA55358" w14:textId="77777777" w:rsidR="009B0CF4" w:rsidRPr="00FC12AA" w:rsidRDefault="009B0CF4" w:rsidP="009B0CF4">
      <w:pPr>
        <w:pStyle w:val="3"/>
        <w:rPr>
          <w:rtl/>
        </w:rPr>
      </w:pPr>
      <w:r w:rsidRPr="003646C8">
        <w:rPr>
          <w:rFonts w:eastAsiaTheme="minorEastAsia" w:hint="cs"/>
          <w:rtl/>
          <w:lang w:val="en-GB"/>
        </w:rPr>
        <w:t>בעיית ה-</w:t>
      </w:r>
      <w:r>
        <w:rPr>
          <w:rFonts w:eastAsiaTheme="minorEastAsia"/>
        </w:rPr>
        <w:t>C</w:t>
      </w:r>
      <w:r w:rsidRPr="003646C8">
        <w:rPr>
          <w:rFonts w:eastAsiaTheme="minorEastAsia"/>
        </w:rPr>
        <w:t>o-</w:t>
      </w:r>
      <w:r>
        <w:rPr>
          <w:rFonts w:eastAsiaTheme="minorEastAsia"/>
        </w:rPr>
        <w:t>L</w:t>
      </w:r>
      <w:r w:rsidRPr="003646C8">
        <w:rPr>
          <w:rFonts w:eastAsiaTheme="minorEastAsia"/>
        </w:rPr>
        <w:t>inearity</w:t>
      </w:r>
    </w:p>
    <w:p w14:paraId="51F1B1CA" w14:textId="30DF3171" w:rsidR="003E7198" w:rsidRDefault="00EF5CFC" w:rsidP="003A10CA">
      <w:pPr>
        <w:spacing w:before="120" w:after="120"/>
        <w:ind w:left="360"/>
        <w:rPr>
          <w:rFonts w:ascii="Arial" w:eastAsiaTheme="minorEastAsia" w:hAnsi="Arial" w:cs="Arial"/>
          <w:sz w:val="20"/>
          <w:szCs w:val="20"/>
          <w:rtl/>
        </w:rPr>
      </w:pPr>
      <w:commentRangeStart w:id="35"/>
      <w:r>
        <w:rPr>
          <w:rFonts w:ascii="Arial" w:eastAsiaTheme="minorEastAsia" w:hAnsi="Arial" w:cs="Arial" w:hint="cs"/>
          <w:sz w:val="20"/>
          <w:szCs w:val="20"/>
          <w:rtl/>
        </w:rPr>
        <w:t>במציאות בשל שגיאות מדידה המצב יותר דומה לאיור הבא:</w:t>
      </w:r>
    </w:p>
    <w:p w14:paraId="403E72D1" w14:textId="75246020" w:rsidR="00656706" w:rsidRDefault="005A5374" w:rsidP="00656706">
      <w:pPr>
        <w:keepNext/>
        <w:spacing w:before="120" w:after="120"/>
        <w:ind w:left="360"/>
        <w:jc w:val="center"/>
      </w:pPr>
      <w:r>
        <w:rPr>
          <w:noProof/>
        </w:rPr>
        <w:drawing>
          <wp:inline distT="0" distB="0" distL="0" distR="0" wp14:anchorId="586C6A9E" wp14:editId="39DD2D6C">
            <wp:extent cx="3334385" cy="2713990"/>
            <wp:effectExtent l="0" t="0" r="0" b="0"/>
            <wp:docPr id="23" name="תמונה 23" descr="תוצאת תמונה עבור ‪trilateration with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trilateration with error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4385" cy="2713990"/>
                    </a:xfrm>
                    <a:prstGeom prst="rect">
                      <a:avLst/>
                    </a:prstGeom>
                    <a:noFill/>
                    <a:ln>
                      <a:noFill/>
                    </a:ln>
                  </pic:spPr>
                </pic:pic>
              </a:graphicData>
            </a:graphic>
          </wp:inline>
        </w:drawing>
      </w:r>
    </w:p>
    <w:p w14:paraId="36C78D00" w14:textId="442BDA61" w:rsidR="008854A1" w:rsidRDefault="00656706" w:rsidP="00656706">
      <w:pPr>
        <w:pStyle w:val="ab"/>
        <w:jc w:val="center"/>
        <w:rPr>
          <w:noProof/>
          <w:rtl/>
        </w:rPr>
      </w:pPr>
      <w:bookmarkStart w:id="36" w:name="_Ref485151174"/>
      <w:bookmarkStart w:id="37" w:name="_Toc484783666"/>
      <w:r>
        <w:rPr>
          <w:rFonts w:hint="cs"/>
          <w:rtl/>
        </w:rPr>
        <w:t>איור</w:t>
      </w:r>
      <w:r>
        <w:rPr>
          <w:rtl/>
        </w:rPr>
        <w:t xml:space="preserve"> </w:t>
      </w:r>
      <w:fldSimple w:instr=" STYLEREF 1 \s ">
        <w:r w:rsidR="0089429C">
          <w:rPr>
            <w:noProof/>
            <w:cs/>
          </w:rPr>
          <w:t>‎</w:t>
        </w:r>
        <w:r w:rsidR="0089429C">
          <w:rPr>
            <w:noProof/>
          </w:rPr>
          <w:t>2</w:t>
        </w:r>
      </w:fldSimple>
      <w:r w:rsidR="0089429C">
        <w:rPr>
          <w:rtl/>
        </w:rPr>
        <w:noBreakHyphen/>
      </w:r>
      <w:fldSimple w:instr=" SEQ איור \* ARABIC \s 1 ">
        <w:r w:rsidR="0089429C">
          <w:rPr>
            <w:noProof/>
            <w:rtl/>
          </w:rPr>
          <w:t>2</w:t>
        </w:r>
      </w:fldSimple>
      <w:bookmarkEnd w:id="36"/>
      <w:r>
        <w:rPr>
          <w:rFonts w:hint="cs"/>
          <w:noProof/>
          <w:rtl/>
        </w:rPr>
        <w:t xml:space="preserve"> טרילטרציה עם שגיאות מדידה</w:t>
      </w:r>
      <w:bookmarkEnd w:id="37"/>
    </w:p>
    <w:p w14:paraId="193808F5" w14:textId="46652B3A" w:rsidR="009A5DA8" w:rsidRPr="009A5DA8" w:rsidRDefault="009A5DA8" w:rsidP="009A5DA8">
      <w:pPr>
        <w:rPr>
          <w:rtl/>
        </w:rPr>
      </w:pPr>
      <w:r>
        <w:rPr>
          <w:rFonts w:hint="cs"/>
          <w:rtl/>
        </w:rPr>
        <w:t>ב</w:t>
      </w:r>
      <w:commentRangeStart w:id="38"/>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Ref485151174 \h</w:instrText>
      </w:r>
      <w:r>
        <w:rPr>
          <w:rtl/>
        </w:rPr>
        <w:instrText xml:space="preserve"> </w:instrText>
      </w:r>
      <w:r>
        <w:rPr>
          <w:rtl/>
        </w:rPr>
      </w:r>
      <w:r>
        <w:rPr>
          <w:rtl/>
        </w:rPr>
        <w:fldChar w:fldCharType="separate"/>
      </w:r>
      <w:r>
        <w:rPr>
          <w:rFonts w:hint="cs"/>
          <w:rtl/>
        </w:rPr>
        <w:t>איור</w:t>
      </w:r>
      <w:r>
        <w:rPr>
          <w:rtl/>
        </w:rPr>
        <w:t xml:space="preserve"> </w:t>
      </w:r>
      <w:r>
        <w:rPr>
          <w:noProof/>
          <w:rtl/>
        </w:rPr>
        <w:t>‏2</w:t>
      </w:r>
      <w:r>
        <w:rPr>
          <w:rtl/>
        </w:rPr>
        <w:t>.</w:t>
      </w:r>
      <w:r>
        <w:rPr>
          <w:noProof/>
          <w:rtl/>
        </w:rPr>
        <w:t>2</w:t>
      </w:r>
      <w:r>
        <w:rPr>
          <w:rtl/>
        </w:rPr>
        <w:fldChar w:fldCharType="end"/>
      </w:r>
      <w:commentRangeEnd w:id="38"/>
      <w:r w:rsidR="00D375AD">
        <w:rPr>
          <w:rStyle w:val="af3"/>
          <w:rtl/>
        </w:rPr>
        <w:commentReference w:id="38"/>
      </w:r>
      <w:r>
        <w:rPr>
          <w:rFonts w:hint="cs"/>
          <w:rtl/>
        </w:rPr>
        <w:t xml:space="preserve"> ניתן לראות כי </w:t>
      </w:r>
      <w:r w:rsidR="00461E17">
        <w:rPr>
          <w:rFonts w:hint="cs"/>
          <w:rtl/>
        </w:rPr>
        <w:t xml:space="preserve">לא ניתן לקבוע באופן פשוט, בשל שגיאות המדידה איפה בחתך של 3 הקליפות העבות </w:t>
      </w:r>
      <w:r w:rsidR="000160CB">
        <w:rPr>
          <w:rFonts w:hint="cs"/>
          <w:rtl/>
        </w:rPr>
        <w:t>המיקום</w:t>
      </w:r>
      <w:r w:rsidR="00461E17">
        <w:rPr>
          <w:rFonts w:hint="cs"/>
          <w:rtl/>
        </w:rPr>
        <w:t>.</w:t>
      </w:r>
      <w:commentRangeEnd w:id="35"/>
      <w:r w:rsidR="007A3294">
        <w:rPr>
          <w:rStyle w:val="af3"/>
          <w:rtl/>
        </w:rPr>
        <w:commentReference w:id="35"/>
      </w:r>
      <w:r w:rsidR="00E55253">
        <w:t>88888888888888</w:t>
      </w:r>
      <w:bookmarkStart w:id="39" w:name="_GoBack"/>
      <w:bookmarkEnd w:id="39"/>
    </w:p>
    <w:p w14:paraId="20790102" w14:textId="77777777" w:rsidR="00257323" w:rsidRPr="00FC12AA" w:rsidRDefault="00FC12AA" w:rsidP="00241B5B">
      <w:pPr>
        <w:pStyle w:val="3"/>
        <w:rPr>
          <w:rtl/>
        </w:rPr>
      </w:pPr>
      <w:bookmarkStart w:id="40" w:name="_Toc484705465"/>
      <w:bookmarkStart w:id="41" w:name="_Toc484705746"/>
      <w:bookmarkStart w:id="42" w:name="_Toc485141339"/>
      <w:commentRangeStart w:id="43"/>
      <w:r w:rsidRPr="003646C8">
        <w:rPr>
          <w:rFonts w:eastAsiaTheme="minorEastAsia" w:hint="cs"/>
          <w:rtl/>
          <w:lang w:val="en-GB"/>
        </w:rPr>
        <w:t>בעיית ה-</w:t>
      </w:r>
      <w:r w:rsidR="00881D79">
        <w:rPr>
          <w:rFonts w:eastAsiaTheme="minorEastAsia"/>
        </w:rPr>
        <w:t>C</w:t>
      </w:r>
      <w:r w:rsidRPr="003646C8">
        <w:rPr>
          <w:rFonts w:eastAsiaTheme="minorEastAsia"/>
        </w:rPr>
        <w:t>o-</w:t>
      </w:r>
      <w:r w:rsidR="00881D79">
        <w:rPr>
          <w:rFonts w:eastAsiaTheme="minorEastAsia"/>
        </w:rPr>
        <w:t>L</w:t>
      </w:r>
      <w:r w:rsidRPr="003646C8">
        <w:rPr>
          <w:rFonts w:eastAsiaTheme="minorEastAsia"/>
        </w:rPr>
        <w:t>inearity</w:t>
      </w:r>
      <w:bookmarkEnd w:id="40"/>
      <w:bookmarkEnd w:id="41"/>
      <w:bookmarkEnd w:id="42"/>
    </w:p>
    <w:p w14:paraId="5D28728E" w14:textId="65275E5E" w:rsidR="00257323" w:rsidRDefault="009B2D71" w:rsidP="00257323">
      <w:pPr>
        <w:spacing w:before="120" w:after="120"/>
        <w:ind w:left="360"/>
        <w:jc w:val="both"/>
        <w:rPr>
          <w:rFonts w:ascii="Arial" w:eastAsiaTheme="minorEastAsia" w:hAnsi="Arial" w:cs="Arial"/>
          <w:sz w:val="20"/>
          <w:szCs w:val="20"/>
          <w:rtl/>
        </w:rPr>
      </w:pPr>
      <w:r>
        <w:rPr>
          <w:rFonts w:ascii="Arial" w:eastAsiaTheme="minorEastAsia" w:hAnsi="Arial" w:cs="Arial" w:hint="cs"/>
          <w:sz w:val="20"/>
          <w:szCs w:val="20"/>
          <w:rtl/>
          <w:lang w:val="en-GB"/>
        </w:rPr>
        <w:t>בעיה תיאורתית משמעותית</w:t>
      </w:r>
      <w:r w:rsidR="00257323">
        <w:rPr>
          <w:rFonts w:ascii="Arial" w:eastAsiaTheme="minorEastAsia" w:hAnsi="Arial" w:cs="Arial" w:hint="cs"/>
          <w:sz w:val="20"/>
          <w:szCs w:val="20"/>
          <w:rtl/>
          <w:lang w:val="en-GB"/>
        </w:rPr>
        <w:t xml:space="preserve">, אשר פוגעת ביכולת של כל </w:t>
      </w:r>
      <w:r w:rsidR="005D4E1E">
        <w:rPr>
          <w:rFonts w:ascii="Arial" w:eastAsiaTheme="minorEastAsia" w:hAnsi="Arial" w:cs="Arial" w:hint="cs"/>
          <w:sz w:val="20"/>
          <w:szCs w:val="20"/>
          <w:rtl/>
          <w:lang w:val="en-GB"/>
        </w:rPr>
        <w:t xml:space="preserve">אלגוריתם </w:t>
      </w:r>
      <w:r w:rsidR="005D4E1E">
        <w:rPr>
          <w:rFonts w:ascii="Arial" w:eastAsiaTheme="minorEastAsia" w:hAnsi="Arial" w:cs="Arial"/>
          <w:sz w:val="20"/>
          <w:szCs w:val="20"/>
        </w:rPr>
        <w:t>Trilateration</w:t>
      </w:r>
      <w:r w:rsidR="005D4E1E">
        <w:rPr>
          <w:rFonts w:ascii="Arial" w:eastAsiaTheme="minorEastAsia" w:hAnsi="Arial" w:cs="Arial" w:hint="cs"/>
          <w:sz w:val="20"/>
          <w:szCs w:val="20"/>
          <w:rtl/>
        </w:rPr>
        <w:t xml:space="preserve"> </w:t>
      </w:r>
      <w:r w:rsidR="00257323">
        <w:rPr>
          <w:rFonts w:ascii="Arial" w:eastAsiaTheme="minorEastAsia" w:hAnsi="Arial" w:cs="Arial" w:hint="cs"/>
          <w:sz w:val="20"/>
          <w:szCs w:val="20"/>
          <w:rtl/>
          <w:lang w:val="en-GB"/>
        </w:rPr>
        <w:t xml:space="preserve">לבצע איכון על-פי מרחקים הינה </w:t>
      </w:r>
      <w:r w:rsidR="00257323">
        <w:rPr>
          <w:rFonts w:ascii="Arial" w:eastAsiaTheme="minorEastAsia" w:hAnsi="Arial" w:cs="Arial"/>
          <w:sz w:val="20"/>
          <w:szCs w:val="20"/>
          <w:lang w:val="en-GB"/>
        </w:rPr>
        <w:t>co-linearity</w:t>
      </w:r>
      <w:r w:rsidR="00257323">
        <w:rPr>
          <w:rFonts w:ascii="Arial" w:eastAsiaTheme="minorEastAsia" w:hAnsi="Arial" w:cs="Arial" w:hint="cs"/>
          <w:sz w:val="20"/>
          <w:szCs w:val="20"/>
          <w:rtl/>
          <w:lang w:val="en-GB"/>
        </w:rPr>
        <w:t xml:space="preserve"> של </w:t>
      </w:r>
      <w:r w:rsidR="005D4E1E">
        <w:rPr>
          <w:rFonts w:ascii="Arial" w:eastAsiaTheme="minorEastAsia" w:hAnsi="Arial" w:cs="Arial" w:hint="cs"/>
          <w:sz w:val="20"/>
          <w:szCs w:val="20"/>
          <w:rtl/>
        </w:rPr>
        <w:t>הנקודות אשר מיקומן ידוע</w:t>
      </w:r>
      <w:r w:rsidR="00257323">
        <w:rPr>
          <w:rFonts w:ascii="Arial" w:eastAsiaTheme="minorEastAsia" w:hAnsi="Arial" w:cs="Arial" w:hint="cs"/>
          <w:sz w:val="20"/>
          <w:szCs w:val="20"/>
          <w:rtl/>
        </w:rPr>
        <w:t>. נסביר בעיה זו בהדגמה:</w:t>
      </w:r>
    </w:p>
    <w:p w14:paraId="73BFA0B4" w14:textId="77777777" w:rsidR="00257323" w:rsidRPr="00C161DF" w:rsidRDefault="00257323" w:rsidP="00257323">
      <w:pPr>
        <w:spacing w:before="120" w:after="120"/>
        <w:ind w:left="360"/>
        <w:jc w:val="both"/>
        <w:rPr>
          <w:rFonts w:ascii="Arial" w:eastAsiaTheme="minorEastAsia" w:hAnsi="Arial" w:cs="Arial"/>
          <w:sz w:val="20"/>
          <w:szCs w:val="20"/>
        </w:rPr>
      </w:pPr>
    </w:p>
    <w:p w14:paraId="1985018B" w14:textId="0DA4C545" w:rsidR="00656706" w:rsidRDefault="00206976" w:rsidP="00656706">
      <w:pPr>
        <w:keepNext/>
        <w:spacing w:before="120" w:after="120"/>
        <w:ind w:left="360"/>
        <w:jc w:val="center"/>
      </w:pPr>
      <w:r>
        <w:rPr>
          <w:noProof/>
        </w:rPr>
        <w:lastRenderedPageBreak/>
        <w:drawing>
          <wp:inline distT="0" distB="0" distL="0" distR="0" wp14:anchorId="7706519D" wp14:editId="6A1DA718">
            <wp:extent cx="2609850" cy="204912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9850" cy="2049120"/>
                    </a:xfrm>
                    <a:prstGeom prst="rect">
                      <a:avLst/>
                    </a:prstGeom>
                    <a:noFill/>
                  </pic:spPr>
                </pic:pic>
              </a:graphicData>
            </a:graphic>
          </wp:inline>
        </w:drawing>
      </w:r>
    </w:p>
    <w:p w14:paraId="1E98F78E" w14:textId="6CF9FA3D" w:rsidR="00257323" w:rsidRDefault="00656706" w:rsidP="00656706">
      <w:pPr>
        <w:pStyle w:val="ab"/>
        <w:jc w:val="center"/>
        <w:rPr>
          <w:rFonts w:ascii="Arial" w:hAnsi="Arial" w:cs="Arial"/>
          <w:i/>
          <w:vertAlign w:val="subscript"/>
          <w:rtl/>
        </w:rPr>
      </w:pPr>
      <w:bookmarkStart w:id="44" w:name="_Ref485151532"/>
      <w:bookmarkStart w:id="45" w:name="_Toc484783667"/>
      <w:r>
        <w:rPr>
          <w:rFonts w:hint="cs"/>
          <w:rtl/>
        </w:rPr>
        <w:t>איור</w:t>
      </w:r>
      <w:r>
        <w:rPr>
          <w:rtl/>
        </w:rPr>
        <w:t xml:space="preserve"> </w:t>
      </w:r>
      <w:fldSimple w:instr=" STYLEREF 1 \s ">
        <w:r w:rsidR="0089429C">
          <w:rPr>
            <w:noProof/>
            <w:cs/>
          </w:rPr>
          <w:t>‎</w:t>
        </w:r>
        <w:r w:rsidR="0089429C">
          <w:rPr>
            <w:noProof/>
          </w:rPr>
          <w:t>2</w:t>
        </w:r>
      </w:fldSimple>
      <w:r w:rsidR="0089429C">
        <w:rPr>
          <w:rtl/>
        </w:rPr>
        <w:noBreakHyphen/>
      </w:r>
      <w:fldSimple w:instr=" SEQ איור \* ARABIC \s 1 ">
        <w:r w:rsidR="0089429C">
          <w:rPr>
            <w:noProof/>
            <w:rtl/>
          </w:rPr>
          <w:t>3</w:t>
        </w:r>
      </w:fldSimple>
      <w:bookmarkEnd w:id="44"/>
      <w:r>
        <w:rPr>
          <w:rFonts w:hint="cs"/>
          <w:noProof/>
          <w:rtl/>
        </w:rPr>
        <w:t xml:space="preserve"> בעיית ה</w:t>
      </w:r>
      <w:bookmarkEnd w:id="45"/>
      <w:r w:rsidR="00206976">
        <w:rPr>
          <w:rFonts w:hint="cs"/>
          <w:noProof/>
          <w:rtl/>
        </w:rPr>
        <w:t>-</w:t>
      </w:r>
      <w:r w:rsidR="00206976">
        <w:rPr>
          <w:noProof/>
        </w:rPr>
        <w:t>Co-Linearity</w:t>
      </w:r>
    </w:p>
    <w:p w14:paraId="6D5DD60E" w14:textId="77777777" w:rsidR="00257323" w:rsidRDefault="00257323" w:rsidP="00257323">
      <w:pPr>
        <w:spacing w:before="120" w:after="120"/>
        <w:ind w:left="360"/>
        <w:jc w:val="center"/>
        <w:rPr>
          <w:rFonts w:ascii="Arial" w:hAnsi="Arial" w:cs="Arial"/>
          <w:i/>
          <w:sz w:val="20"/>
          <w:szCs w:val="20"/>
          <w:vertAlign w:val="subscript"/>
        </w:rPr>
      </w:pPr>
    </w:p>
    <w:p w14:paraId="43E9BE43" w14:textId="65179029" w:rsidR="00257323" w:rsidRDefault="00257323" w:rsidP="00A55060">
      <w:pPr>
        <w:spacing w:before="120" w:after="120"/>
        <w:ind w:left="360"/>
        <w:rPr>
          <w:rFonts w:ascii="Arial" w:hAnsi="Arial" w:cs="Arial"/>
          <w:i/>
          <w:sz w:val="20"/>
          <w:szCs w:val="20"/>
          <w:vertAlign w:val="subscript"/>
          <w:rtl/>
        </w:rPr>
      </w:pPr>
      <w:r>
        <w:rPr>
          <w:rFonts w:ascii="Arial" w:eastAsiaTheme="minorEastAsia" w:hAnsi="Arial" w:cs="Arial" w:hint="cs"/>
          <w:sz w:val="20"/>
          <w:szCs w:val="20"/>
          <w:rtl/>
          <w:lang w:val="en-GB"/>
        </w:rPr>
        <w:t>ב</w:t>
      </w:r>
      <w:r w:rsidR="00206976">
        <w:rPr>
          <w:rFonts w:ascii="Arial" w:eastAsiaTheme="minorEastAsia" w:hAnsi="Arial" w:cs="Arial"/>
          <w:sz w:val="20"/>
          <w:szCs w:val="20"/>
          <w:rtl/>
          <w:lang w:val="en-GB"/>
        </w:rPr>
        <w:fldChar w:fldCharType="begin"/>
      </w:r>
      <w:r w:rsidR="00206976">
        <w:rPr>
          <w:rFonts w:ascii="Arial" w:eastAsiaTheme="minorEastAsia" w:hAnsi="Arial" w:cs="Arial"/>
          <w:sz w:val="20"/>
          <w:szCs w:val="20"/>
          <w:rtl/>
          <w:lang w:val="en-GB"/>
        </w:rPr>
        <w:instrText xml:space="preserve"> </w:instrText>
      </w:r>
      <w:r w:rsidR="00206976">
        <w:rPr>
          <w:rFonts w:ascii="Arial" w:eastAsiaTheme="minorEastAsia" w:hAnsi="Arial" w:cs="Arial" w:hint="cs"/>
          <w:sz w:val="20"/>
          <w:szCs w:val="20"/>
          <w:lang w:val="en-GB"/>
        </w:rPr>
        <w:instrText>REF</w:instrText>
      </w:r>
      <w:r w:rsidR="00206976">
        <w:rPr>
          <w:rFonts w:ascii="Arial" w:eastAsiaTheme="minorEastAsia" w:hAnsi="Arial" w:cs="Arial" w:hint="cs"/>
          <w:sz w:val="20"/>
          <w:szCs w:val="20"/>
          <w:rtl/>
          <w:lang w:val="en-GB"/>
        </w:rPr>
        <w:instrText xml:space="preserve"> _</w:instrText>
      </w:r>
      <w:r w:rsidR="00206976">
        <w:rPr>
          <w:rFonts w:ascii="Arial" w:eastAsiaTheme="minorEastAsia" w:hAnsi="Arial" w:cs="Arial" w:hint="cs"/>
          <w:sz w:val="20"/>
          <w:szCs w:val="20"/>
          <w:lang w:val="en-GB"/>
        </w:rPr>
        <w:instrText>Ref485151532 \h</w:instrText>
      </w:r>
      <w:r w:rsidR="00206976">
        <w:rPr>
          <w:rFonts w:ascii="Arial" w:eastAsiaTheme="minorEastAsia" w:hAnsi="Arial" w:cs="Arial"/>
          <w:sz w:val="20"/>
          <w:szCs w:val="20"/>
          <w:rtl/>
          <w:lang w:val="en-GB"/>
        </w:rPr>
        <w:instrText xml:space="preserve"> </w:instrText>
      </w:r>
      <w:r w:rsidR="00206976">
        <w:rPr>
          <w:rFonts w:ascii="Arial" w:eastAsiaTheme="minorEastAsia" w:hAnsi="Arial" w:cs="Arial"/>
          <w:sz w:val="20"/>
          <w:szCs w:val="20"/>
          <w:rtl/>
          <w:lang w:val="en-GB"/>
        </w:rPr>
      </w:r>
      <w:r w:rsidR="00206976">
        <w:rPr>
          <w:rFonts w:ascii="Arial" w:eastAsiaTheme="minorEastAsia" w:hAnsi="Arial" w:cs="Arial"/>
          <w:sz w:val="20"/>
          <w:szCs w:val="20"/>
          <w:rtl/>
          <w:lang w:val="en-GB"/>
        </w:rPr>
        <w:fldChar w:fldCharType="separate"/>
      </w:r>
      <w:r w:rsidR="00206976">
        <w:rPr>
          <w:rFonts w:hint="cs"/>
          <w:rtl/>
        </w:rPr>
        <w:t>איור</w:t>
      </w:r>
      <w:r w:rsidR="00206976">
        <w:rPr>
          <w:rtl/>
        </w:rPr>
        <w:t xml:space="preserve"> </w:t>
      </w:r>
      <w:r w:rsidR="00206976">
        <w:rPr>
          <w:noProof/>
          <w:rtl/>
        </w:rPr>
        <w:t>‏2</w:t>
      </w:r>
      <w:r w:rsidR="00206976">
        <w:rPr>
          <w:rtl/>
        </w:rPr>
        <w:t>.</w:t>
      </w:r>
      <w:r w:rsidR="00206976">
        <w:rPr>
          <w:noProof/>
          <w:rtl/>
        </w:rPr>
        <w:t>3</w:t>
      </w:r>
      <w:r w:rsidR="00206976">
        <w:rPr>
          <w:rFonts w:ascii="Arial" w:eastAsiaTheme="minorEastAsia" w:hAnsi="Arial" w:cs="Arial"/>
          <w:sz w:val="20"/>
          <w:szCs w:val="20"/>
          <w:rtl/>
          <w:lang w:val="en-GB"/>
        </w:rPr>
        <w:fldChar w:fldCharType="end"/>
      </w:r>
      <w:r>
        <w:rPr>
          <w:rFonts w:ascii="Arial" w:eastAsiaTheme="minorEastAsia" w:hAnsi="Arial" w:cs="Arial" w:hint="cs"/>
          <w:sz w:val="20"/>
          <w:szCs w:val="20"/>
          <w:rtl/>
          <w:lang w:val="en-GB"/>
        </w:rPr>
        <w:t xml:space="preserve"> ניתן לראות בכחול 3 </w:t>
      </w:r>
      <w:r w:rsidR="0015249D">
        <w:rPr>
          <w:rFonts w:ascii="Arial" w:eastAsiaTheme="minorEastAsia" w:hAnsi="Arial" w:cs="Arial" w:hint="cs"/>
          <w:sz w:val="20"/>
          <w:szCs w:val="20"/>
          <w:rtl/>
          <w:lang w:val="en-GB"/>
        </w:rPr>
        <w:t>נקודות אשר מיקומן ידוע. 3 נקודות אלו יושבות על קו ישר.</w:t>
      </w:r>
      <w:r>
        <w:rPr>
          <w:rFonts w:ascii="Arial" w:eastAsiaTheme="minorEastAsia" w:hAnsi="Arial" w:cs="Arial" w:hint="cs"/>
          <w:sz w:val="20"/>
          <w:szCs w:val="20"/>
          <w:rtl/>
          <w:lang w:val="en-GB"/>
        </w:rPr>
        <w:t xml:space="preserve"> הנקודה הירוקה מייצגת את הנקודה שאת מיקומה במרחב אנו רוצים למצוא.</w:t>
      </w:r>
      <w:r w:rsidR="005C0389">
        <w:rPr>
          <w:rFonts w:ascii="Arial" w:eastAsiaTheme="minorEastAsia" w:hAnsi="Arial" w:cs="Arial" w:hint="cs"/>
          <w:sz w:val="20"/>
          <w:szCs w:val="20"/>
          <w:rtl/>
          <w:lang w:val="en-GB"/>
        </w:rPr>
        <w:t xml:space="preserve"> מצויר מעגל סביב כל נקודה כחולה, אשר מייצג את המיקומים האפשריים של הנקוה הירוקה ביחס לנקודות אלו. כפי שניתן לראות, משום ש-3 הנקודות יושבות על ציר אחד, חיתוך 3 המעגלים המושרים על ידם מתלקדים הן בנקודה הירוקה, הפתרון האמתי, והן במיקום של האיקס האדום. ללא מידע נוסף אין דרך לדעת איזו נקודה היא הנכונה. מבחינה </w:t>
      </w:r>
      <w:r w:rsidR="00B97E41">
        <w:rPr>
          <w:rFonts w:ascii="Arial" w:eastAsiaTheme="minorEastAsia" w:hAnsi="Arial" w:cs="Arial" w:hint="cs"/>
          <w:sz w:val="20"/>
          <w:szCs w:val="20"/>
          <w:rtl/>
          <w:lang w:val="en-GB"/>
        </w:rPr>
        <w:t>מתמטית למעשה נוצרה מערכת משוואות ללא פתרון יחיד.</w:t>
      </w:r>
      <w:r>
        <w:rPr>
          <w:rFonts w:ascii="Arial" w:eastAsiaTheme="minorEastAsia" w:hAnsi="Arial" w:cs="Arial" w:hint="cs"/>
          <w:sz w:val="20"/>
          <w:szCs w:val="20"/>
          <w:rtl/>
          <w:lang w:val="en-GB"/>
        </w:rPr>
        <w:t xml:space="preserve"> כאשר מוסיפים שגיאות במדידה</w:t>
      </w:r>
      <w:r>
        <w:rPr>
          <w:rFonts w:ascii="Arial" w:eastAsiaTheme="minorEastAsia" w:hAnsi="Arial" w:cs="Arial"/>
          <w:sz w:val="20"/>
          <w:szCs w:val="20"/>
          <w:lang w:val="en-GB"/>
        </w:rPr>
        <w:t xml:space="preserve"> </w:t>
      </w:r>
      <w:r>
        <w:rPr>
          <w:rFonts w:ascii="Arial" w:eastAsiaTheme="minorEastAsia" w:hAnsi="Arial" w:cs="Arial" w:hint="cs"/>
          <w:sz w:val="20"/>
          <w:szCs w:val="20"/>
          <w:rtl/>
          <w:lang w:val="en-GB"/>
        </w:rPr>
        <w:t>החישוב נהיה מדויק אף פחות</w:t>
      </w:r>
      <w:r w:rsidR="00C24ECA">
        <w:rPr>
          <w:rFonts w:ascii="Arial" w:eastAsiaTheme="minorEastAsia" w:hAnsi="Arial" w:cs="Arial" w:hint="cs"/>
          <w:sz w:val="20"/>
          <w:szCs w:val="20"/>
          <w:rtl/>
          <w:lang w:val="en-GB"/>
        </w:rPr>
        <w:t>.</w:t>
      </w:r>
      <w:commentRangeEnd w:id="43"/>
      <w:r w:rsidR="007A3294">
        <w:rPr>
          <w:rStyle w:val="af3"/>
          <w:rtl/>
        </w:rPr>
        <w:commentReference w:id="43"/>
      </w:r>
    </w:p>
    <w:p w14:paraId="7934EED2" w14:textId="77777777" w:rsidR="00244B8C" w:rsidRPr="00244B8C" w:rsidRDefault="00253DA4" w:rsidP="00E654FA">
      <w:pPr>
        <w:pStyle w:val="2"/>
        <w:rPr>
          <w:rtl/>
        </w:rPr>
      </w:pPr>
      <w:bookmarkStart w:id="46" w:name="_Toc484705466"/>
      <w:bookmarkStart w:id="47" w:name="_Toc484705747"/>
      <w:bookmarkStart w:id="48" w:name="_Toc485141340"/>
      <w:commentRangeStart w:id="49"/>
      <w:r>
        <w:rPr>
          <w:rFonts w:hint="cs"/>
          <w:rtl/>
        </w:rPr>
        <w:t>אלגוריתם 1</w:t>
      </w:r>
      <w:bookmarkEnd w:id="46"/>
      <w:bookmarkEnd w:id="47"/>
      <w:bookmarkEnd w:id="48"/>
    </w:p>
    <w:p w14:paraId="286B1DF7" w14:textId="55350F22" w:rsidR="00CB53BE" w:rsidRPr="00CB53BE" w:rsidRDefault="00A27350" w:rsidP="00CB53BE">
      <w:pPr>
        <w:ind w:left="576"/>
        <w:rPr>
          <w:rtl/>
        </w:rPr>
      </w:pPr>
      <w:bookmarkStart w:id="50" w:name="_Toc484705467"/>
      <w:bookmarkStart w:id="51" w:name="_Toc484705748"/>
      <w:bookmarkStart w:id="52" w:name="_Toc485141341"/>
      <w:r>
        <w:rPr>
          <w:rFonts w:hint="cs"/>
          <w:rtl/>
        </w:rPr>
        <w:t xml:space="preserve">אלגוריתם 1 מקבל כקלט מסד נתונים של </w:t>
      </w:r>
      <w:r w:rsidR="007D49BA">
        <w:rPr>
          <w:rFonts w:hint="cs"/>
          <w:rtl/>
        </w:rPr>
        <w:t>טביעות אצבע</w:t>
      </w:r>
      <w:r>
        <w:rPr>
          <w:rFonts w:hint="cs"/>
          <w:rtl/>
        </w:rPr>
        <w:t xml:space="preserve"> ו</w:t>
      </w:r>
      <w:r w:rsidR="00723353">
        <w:rPr>
          <w:rFonts w:hint="cs"/>
          <w:rtl/>
        </w:rPr>
        <w:t xml:space="preserve">מדידות </w:t>
      </w:r>
      <m:oMath>
        <m:r>
          <w:rPr>
            <w:rFonts w:ascii="Cambria Math" w:hAnsi="Cambria Math"/>
          </w:rPr>
          <m:t>RSSI</m:t>
        </m:r>
      </m:oMath>
      <w:r w:rsidR="00723353">
        <w:rPr>
          <w:rFonts w:hint="cs"/>
          <w:rtl/>
        </w:rPr>
        <w:t xml:space="preserve"> של המשתמש, עבור </w:t>
      </w:r>
      <w:r w:rsidR="0019274C">
        <w:rPr>
          <w:rFonts w:hint="cs"/>
          <w:rtl/>
        </w:rPr>
        <w:t>כל</w:t>
      </w:r>
      <w:r w:rsidR="00723353">
        <w:rPr>
          <w:rFonts w:hint="cs"/>
          <w:rtl/>
        </w:rPr>
        <w:t xml:space="preserve"> </w:t>
      </w:r>
      <w:r w:rsidR="00D40813">
        <w:rPr>
          <w:rFonts w:hint="cs"/>
          <w:rtl/>
        </w:rPr>
        <w:t>טביעת אצבע</w:t>
      </w:r>
      <w:r w:rsidR="00723353">
        <w:rPr>
          <w:rFonts w:hint="cs"/>
          <w:rtl/>
        </w:rPr>
        <w:t xml:space="preserve"> במס</w:t>
      </w:r>
      <w:r w:rsidR="0019274C">
        <w:rPr>
          <w:rFonts w:hint="cs"/>
          <w:rtl/>
        </w:rPr>
        <w:t xml:space="preserve">ד האלגוריתם </w:t>
      </w:r>
      <w:r w:rsidR="00371571">
        <w:rPr>
          <w:rFonts w:hint="cs"/>
          <w:rtl/>
        </w:rPr>
        <w:t xml:space="preserve">מחושב המרחק האוקלידי </w:t>
      </w:r>
      <w:r w:rsidR="006230B2">
        <w:rPr>
          <w:rFonts w:hint="cs"/>
          <w:rtl/>
        </w:rPr>
        <w:t>בעזרת הנוסחה הבא:</w:t>
      </w:r>
    </w:p>
    <w:p w14:paraId="5A64B5EF" w14:textId="628276A3" w:rsidR="00136D21" w:rsidRPr="00AA3A46" w:rsidRDefault="00136D21" w:rsidP="00AA3A46">
      <w:pPr>
        <w:ind w:left="576"/>
        <w:rPr>
          <w:rFonts w:ascii="Cambria Math" w:hAnsi="Cambria Math"/>
          <w:oMath/>
        </w:rPr>
      </w:pPr>
      <m:oMathPara>
        <m:oMath>
          <m:r>
            <m:rPr>
              <m:sty m:val="p"/>
            </m:rP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j</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j</m:t>
                                  </m:r>
                                </m:e>
                              </m:d>
                            </m:e>
                          </m:d>
                        </m:e>
                        <m:sup>
                          <m:r>
                            <w:rPr>
                              <w:rFonts w:ascii="Cambria Math" w:hAnsi="Cambria Math"/>
                            </w:rPr>
                            <m:t>q</m:t>
                          </m:r>
                        </m:sup>
                      </m:sSup>
                    </m:e>
                  </m:nary>
                </m:e>
              </m:d>
            </m:e>
            <m:sup>
              <m:r>
                <w:rPr>
                  <w:rFonts w:ascii="Cambria Math" w:hAnsi="Cambria Math"/>
                </w:rPr>
                <m:t>1/q</m:t>
              </m:r>
            </m:sup>
          </m:sSup>
        </m:oMath>
      </m:oMathPara>
    </w:p>
    <w:p w14:paraId="33F3A2A6" w14:textId="2F6E712E" w:rsidR="00AA3A46" w:rsidRPr="00AA3A46" w:rsidRDefault="003E48C1" w:rsidP="00AA3A46">
      <w:pPr>
        <w:ind w:left="576"/>
        <w:rPr>
          <w:i/>
          <w:rtl/>
        </w:rPr>
      </w:pPr>
      <w:r>
        <w:rPr>
          <w:rFonts w:hint="cs"/>
          <w:i/>
          <w:rtl/>
        </w:rPr>
        <w:t>כאשר</w:t>
      </w:r>
      <w:r>
        <w:rPr>
          <w:i/>
        </w:rPr>
        <w:t>:</w:t>
      </w:r>
    </w:p>
    <w:p w14:paraId="5883C7FA" w14:textId="665F0F1C" w:rsidR="003E48C1" w:rsidRDefault="00E55253" w:rsidP="003E48C1">
      <w:pPr>
        <w:pStyle w:val="ac"/>
        <w:numPr>
          <w:ilvl w:val="0"/>
          <w:numId w:val="17"/>
        </w:numPr>
        <w:rPr>
          <w:i/>
        </w:rPr>
      </w:pP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73222D">
        <w:rPr>
          <w:rFonts w:hint="cs"/>
          <w:i/>
          <w:rtl/>
        </w:rPr>
        <w:t xml:space="preserve">: וקטור </w:t>
      </w:r>
      <w:r w:rsidR="003E48C1">
        <w:rPr>
          <w:rFonts w:hint="cs"/>
          <w:i/>
          <w:rtl/>
        </w:rPr>
        <w:t>מדידות ה</w:t>
      </w:r>
      <m:oMath>
        <m:r>
          <w:rPr>
            <w:rFonts w:ascii="Cambria Math" w:hAnsi="Cambria Math"/>
          </w:rPr>
          <m:t>RSSI</m:t>
        </m:r>
      </m:oMath>
      <w:r w:rsidR="003E48C1">
        <w:rPr>
          <w:rFonts w:hint="cs"/>
          <w:i/>
          <w:rtl/>
        </w:rPr>
        <w:t xml:space="preserve"> של ה</w:t>
      </w:r>
      <w:r w:rsidR="0073222D">
        <w:rPr>
          <w:rFonts w:hint="cs"/>
          <w:i/>
          <w:rtl/>
        </w:rPr>
        <w:t>משתמש מכל ריספונדר.</w:t>
      </w:r>
    </w:p>
    <w:p w14:paraId="1AFBC2BA" w14:textId="69747EC2" w:rsidR="00E327F8" w:rsidRPr="00E327F8" w:rsidRDefault="00E55253" w:rsidP="00E327F8">
      <w:pPr>
        <w:pStyle w:val="ac"/>
        <w:numPr>
          <w:ilvl w:val="0"/>
          <w:numId w:val="17"/>
        </w:numPr>
        <w:rPr>
          <w:i/>
          <w:rtl/>
        </w:r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956F26">
        <w:rPr>
          <w:rFonts w:hint="cs"/>
          <w:i/>
          <w:rtl/>
        </w:rPr>
        <w:t>: וקטור נתוני ה</w:t>
      </w:r>
      <m:oMath>
        <m:r>
          <w:rPr>
            <w:rFonts w:ascii="Cambria Math" w:hAnsi="Cambria Math"/>
          </w:rPr>
          <m:t>RSSI</m:t>
        </m:r>
      </m:oMath>
      <w:r w:rsidR="00956F26">
        <w:rPr>
          <w:rFonts w:hint="cs"/>
          <w:i/>
          <w:rtl/>
        </w:rPr>
        <w:t xml:space="preserve"> של </w:t>
      </w:r>
      <w:r w:rsidR="00EF3A96">
        <w:rPr>
          <w:rFonts w:hint="cs"/>
          <w:i/>
          <w:rtl/>
        </w:rPr>
        <w:t>טביעות אצבע</w:t>
      </w:r>
      <w:r w:rsidR="00956F26">
        <w:rPr>
          <w:rFonts w:hint="cs"/>
          <w:i/>
          <w:rtl/>
        </w:rPr>
        <w:t xml:space="preserve"> ה</w:t>
      </w:r>
      <m:oMath>
        <m:r>
          <m:rPr>
            <m:sty m:val="p"/>
          </m:rPr>
          <w:rPr>
            <w:rFonts w:ascii="Cambria Math" w:hAnsi="Cambria Math"/>
          </w:rPr>
          <m:t>i</m:t>
        </m:r>
        <m:r>
          <m:rPr>
            <m:sty m:val="p"/>
          </m:rPr>
          <w:rPr>
            <w:rFonts w:ascii="Cambria Math" w:hAnsi="Cambria Math" w:hint="cs"/>
            <w:rtl/>
          </w:rPr>
          <m:t xml:space="preserve"> </m:t>
        </m:r>
      </m:oMath>
      <w:r w:rsidR="00956F26">
        <w:rPr>
          <w:rFonts w:hint="cs"/>
          <w:i/>
          <w:rtl/>
        </w:rPr>
        <w:t>במסד.</w:t>
      </w:r>
    </w:p>
    <w:p w14:paraId="1529E483" w14:textId="7F6BF934" w:rsidR="009C596D" w:rsidRPr="009C596D" w:rsidRDefault="00784EB4" w:rsidP="009C596D">
      <w:pPr>
        <w:pStyle w:val="ac"/>
        <w:numPr>
          <w:ilvl w:val="0"/>
          <w:numId w:val="17"/>
        </w:numPr>
        <w:rPr>
          <w:i/>
          <w:rtl/>
        </w:rPr>
      </w:pPr>
      <m:oMath>
        <m:r>
          <w:rPr>
            <w:rFonts w:ascii="Cambria Math" w:hAnsi="Cambria Math"/>
          </w:rPr>
          <m:t>n</m:t>
        </m:r>
      </m:oMath>
      <w:r w:rsidR="005E0AD1">
        <w:rPr>
          <w:rFonts w:hint="cs"/>
          <w:i/>
          <w:rtl/>
        </w:rPr>
        <w:t xml:space="preserve">: </w:t>
      </w:r>
      <w:r>
        <w:rPr>
          <w:rFonts w:hint="cs"/>
          <w:i/>
          <w:rtl/>
        </w:rPr>
        <w:t>מספר הריספונדרים</w:t>
      </w:r>
      <w:r w:rsidR="0094584D">
        <w:rPr>
          <w:rFonts w:hint="cs"/>
          <w:i/>
          <w:rtl/>
        </w:rPr>
        <w:t>.</w:t>
      </w:r>
    </w:p>
    <w:p w14:paraId="0CA6437C" w14:textId="083071A4" w:rsidR="00806E9E" w:rsidRPr="00806E9E" w:rsidRDefault="00080505" w:rsidP="00166A74">
      <w:pPr>
        <w:pStyle w:val="ac"/>
        <w:numPr>
          <w:ilvl w:val="0"/>
          <w:numId w:val="17"/>
        </w:numPr>
        <w:rPr>
          <w:i/>
          <w:rtl/>
        </w:rPr>
      </w:pPr>
      <m:oMath>
        <m:r>
          <w:rPr>
            <w:rFonts w:ascii="Cambria Math" w:hAnsi="Cambria Math"/>
          </w:rPr>
          <m:t>j</m:t>
        </m:r>
      </m:oMath>
      <w:r w:rsidR="009A767F">
        <w:rPr>
          <w:rFonts w:hint="cs"/>
          <w:i/>
          <w:rtl/>
        </w:rPr>
        <w:t xml:space="preserve">: </w:t>
      </w:r>
      <w:r>
        <w:rPr>
          <w:rFonts w:hint="cs"/>
          <w:i/>
          <w:rtl/>
        </w:rPr>
        <w:t>הריספונדר ה</w:t>
      </w:r>
      <w:r>
        <w:rPr>
          <w:i/>
        </w:rPr>
        <w:t>j</w:t>
      </w:r>
      <w:r>
        <w:rPr>
          <w:rFonts w:hint="cs"/>
          <w:i/>
          <w:rtl/>
        </w:rPr>
        <w:t xml:space="preserve"> .</w:t>
      </w:r>
    </w:p>
    <w:p w14:paraId="3DC3FBA4" w14:textId="56D756A4" w:rsidR="00166A74" w:rsidRDefault="000A5AFB" w:rsidP="004A6E76">
      <w:pPr>
        <w:pStyle w:val="ac"/>
        <w:numPr>
          <w:ilvl w:val="0"/>
          <w:numId w:val="17"/>
        </w:numPr>
        <w:rPr>
          <w:i/>
          <w:rtl/>
        </w:rPr>
      </w:pPr>
      <m:oMath>
        <m:r>
          <w:rPr>
            <w:rFonts w:ascii="Cambria Math" w:hAnsi="Cambria Math"/>
          </w:rPr>
          <m:t>q</m:t>
        </m:r>
      </m:oMath>
      <w:r w:rsidR="004A6E76">
        <w:rPr>
          <w:rFonts w:hint="cs"/>
          <w:i/>
          <w:rtl/>
        </w:rPr>
        <w:t xml:space="preserve">: </w:t>
      </w:r>
      <w:r w:rsidR="007B3370">
        <w:rPr>
          <w:rFonts w:hint="cs"/>
          <w:i/>
          <w:rtl/>
        </w:rPr>
        <w:t xml:space="preserve">לחישוב המרחק האוקלידי נבחר </w:t>
      </w:r>
      <m:oMath>
        <m:r>
          <w:rPr>
            <w:rFonts w:ascii="Cambria Math" w:hAnsi="Cambria Math"/>
          </w:rPr>
          <m:t>q=2</m:t>
        </m:r>
      </m:oMath>
      <w:r w:rsidR="007B3370">
        <w:rPr>
          <w:rFonts w:hint="cs"/>
          <w:i/>
          <w:rtl/>
        </w:rPr>
        <w:t>.</w:t>
      </w:r>
    </w:p>
    <w:p w14:paraId="16C58885" w14:textId="1D468A05" w:rsidR="00166A74" w:rsidRPr="00166A74" w:rsidRDefault="00166A74" w:rsidP="00166A74">
      <w:pPr>
        <w:ind w:left="576"/>
        <w:rPr>
          <w:i/>
          <w:rtl/>
        </w:rPr>
      </w:pPr>
      <w:r>
        <w:rPr>
          <w:rFonts w:hint="cs"/>
          <w:i/>
          <w:rtl/>
        </w:rPr>
        <w:t xml:space="preserve">לאחר חישוב המרחקים הנ"ל, האלגוריתם מחזיר את המיקום של </w:t>
      </w:r>
      <w:r w:rsidR="00EF3A96">
        <w:rPr>
          <w:rFonts w:hint="cs"/>
          <w:i/>
          <w:rtl/>
        </w:rPr>
        <w:t>הטביעות אצבע</w:t>
      </w:r>
      <w:r>
        <w:rPr>
          <w:rFonts w:hint="cs"/>
          <w:i/>
          <w:rtl/>
        </w:rPr>
        <w:t xml:space="preserve"> עם המרחק </w:t>
      </w:r>
      <w:r w:rsidR="001744E0">
        <w:rPr>
          <w:rFonts w:hint="cs"/>
          <w:i/>
          <w:rtl/>
        </w:rPr>
        <w:t>המינימלי</w:t>
      </w:r>
      <w:r w:rsidR="00D36CC4">
        <w:rPr>
          <w:rFonts w:hint="cs"/>
          <w:i/>
          <w:rtl/>
        </w:rPr>
        <w:t>.</w:t>
      </w:r>
    </w:p>
    <w:p w14:paraId="6441CDFC" w14:textId="654EF8CB" w:rsidR="00A63201" w:rsidRPr="00A63201" w:rsidRDefault="00253DA4" w:rsidP="00E654FA">
      <w:pPr>
        <w:pStyle w:val="2"/>
        <w:rPr>
          <w:rtl/>
        </w:rPr>
      </w:pPr>
      <w:r>
        <w:rPr>
          <w:rFonts w:hint="cs"/>
          <w:rtl/>
        </w:rPr>
        <w:t xml:space="preserve">אלגוריתם </w:t>
      </w:r>
      <w:bookmarkEnd w:id="50"/>
      <w:bookmarkEnd w:id="51"/>
      <w:bookmarkEnd w:id="52"/>
      <w:r w:rsidR="00BA130B">
        <w:rPr>
          <w:rFonts w:hint="cs"/>
          <w:rtl/>
        </w:rPr>
        <w:t>2</w:t>
      </w:r>
    </w:p>
    <w:p w14:paraId="678731CE" w14:textId="50BE34E2" w:rsidR="00F93496" w:rsidRPr="00F93496" w:rsidRDefault="0024305B" w:rsidP="00B91046">
      <w:pPr>
        <w:ind w:left="576"/>
        <w:rPr>
          <w:rtl/>
        </w:rPr>
      </w:pPr>
      <w:r>
        <w:rPr>
          <w:rFonts w:hint="cs"/>
          <w:rtl/>
        </w:rPr>
        <w:t xml:space="preserve">אלגוריתם 2 מקבל כקלט מסד נתונים של </w:t>
      </w:r>
      <w:r w:rsidR="00101C62">
        <w:rPr>
          <w:rFonts w:hint="cs"/>
          <w:rtl/>
        </w:rPr>
        <w:t>טביעות אצבע</w:t>
      </w:r>
      <w:r>
        <w:rPr>
          <w:rFonts w:hint="cs"/>
          <w:rtl/>
        </w:rPr>
        <w:t xml:space="preserve"> ומדידות </w:t>
      </w:r>
      <m:oMath>
        <m:r>
          <w:rPr>
            <w:rFonts w:ascii="Cambria Math" w:hAnsi="Cambria Math"/>
          </w:rPr>
          <m:t>RSSI</m:t>
        </m:r>
      </m:oMath>
      <w:r>
        <w:rPr>
          <w:rFonts w:hint="cs"/>
          <w:rtl/>
        </w:rPr>
        <w:t xml:space="preserve"> של המשתמש ובנוסף מספר מדידות מרחק </w:t>
      </w:r>
      <w:r w:rsidR="00EC5C10">
        <w:rPr>
          <w:rFonts w:hint="cs"/>
          <w:rtl/>
        </w:rPr>
        <w:t>מהריספונדרים</w:t>
      </w:r>
      <w:r w:rsidR="00B91046">
        <w:rPr>
          <w:rFonts w:hint="cs"/>
          <w:rtl/>
        </w:rPr>
        <w:t xml:space="preserve">(לרוב 3 מדידות </w:t>
      </w:r>
      <m:oMath>
        <m:r>
          <w:rPr>
            <w:rFonts w:ascii="Cambria Math" w:hAnsi="Cambria Math"/>
          </w:rPr>
          <m:t>RSSI</m:t>
        </m:r>
      </m:oMath>
      <w:r w:rsidR="00B91046">
        <w:rPr>
          <w:rFonts w:hint="cs"/>
          <w:rtl/>
        </w:rPr>
        <w:t xml:space="preserve"> ולכל היותר 2 מדידות מרחק).</w:t>
      </w:r>
    </w:p>
    <w:p w14:paraId="6642E426" w14:textId="0EEED774" w:rsidR="00D344E9" w:rsidRPr="00D344E9" w:rsidRDefault="00DE5D0E" w:rsidP="00D344E9">
      <w:pPr>
        <w:ind w:left="576"/>
        <w:rPr>
          <w:rtl/>
        </w:rPr>
      </w:pPr>
      <w:r>
        <w:rPr>
          <w:rFonts w:hint="cs"/>
          <w:rtl/>
        </w:rPr>
        <w:t>אלגוריתם 2 הוא למעשה שיפור</w:t>
      </w:r>
      <w:r w:rsidR="009921E1">
        <w:rPr>
          <w:rFonts w:hint="cs"/>
          <w:rtl/>
        </w:rPr>
        <w:t xml:space="preserve"> של אלגוריתם 1 המתבסס רק על </w:t>
      </w:r>
      <w:r w:rsidR="00C95D98">
        <w:rPr>
          <w:rFonts w:hint="cs"/>
          <w:rtl/>
        </w:rPr>
        <w:t>מדידות ה</w:t>
      </w:r>
      <w:r w:rsidR="00C95D98">
        <w:rPr>
          <w:rFonts w:hint="cs"/>
        </w:rPr>
        <w:t>RSSI</w:t>
      </w:r>
      <w:r w:rsidR="00B87564">
        <w:rPr>
          <w:rFonts w:hint="cs"/>
          <w:rtl/>
        </w:rPr>
        <w:t xml:space="preserve">. </w:t>
      </w:r>
      <w:r w:rsidR="00D047A0">
        <w:rPr>
          <w:rFonts w:hint="cs"/>
          <w:rtl/>
        </w:rPr>
        <w:t>בדומה לאלגוריתם 1 אלגוריתם זה מודד א</w:t>
      </w:r>
      <w:r w:rsidR="006E4DED">
        <w:rPr>
          <w:rFonts w:hint="cs"/>
          <w:rtl/>
        </w:rPr>
        <w:t xml:space="preserve">ת כל המרחקים האוקלידים </w:t>
      </w:r>
      <w:r w:rsidR="00101C62">
        <w:rPr>
          <w:rFonts w:hint="cs"/>
          <w:rtl/>
        </w:rPr>
        <w:t xml:space="preserve">מטביעות </w:t>
      </w:r>
      <w:r w:rsidR="00B87564">
        <w:rPr>
          <w:rFonts w:hint="cs"/>
          <w:rtl/>
        </w:rPr>
        <w:t>ה</w:t>
      </w:r>
      <w:r w:rsidR="00101C62">
        <w:rPr>
          <w:rFonts w:hint="cs"/>
          <w:rtl/>
        </w:rPr>
        <w:t>אצבע</w:t>
      </w:r>
      <w:r w:rsidR="006E4DED">
        <w:rPr>
          <w:rFonts w:hint="cs"/>
          <w:rtl/>
        </w:rPr>
        <w:t xml:space="preserve"> במסד.</w:t>
      </w:r>
    </w:p>
    <w:p w14:paraId="220A12B6" w14:textId="521FBC8F" w:rsidR="00177A3B" w:rsidRPr="00177A3B" w:rsidRDefault="004642D5" w:rsidP="00177A3B">
      <w:pPr>
        <w:ind w:left="576"/>
        <w:rPr>
          <w:rtl/>
        </w:rPr>
      </w:pPr>
      <w:r>
        <w:rPr>
          <w:rFonts w:hint="cs"/>
          <w:rtl/>
        </w:rPr>
        <w:lastRenderedPageBreak/>
        <w:t xml:space="preserve">אולם, </w:t>
      </w:r>
      <w:r w:rsidR="00B87564">
        <w:rPr>
          <w:rFonts w:hint="cs"/>
          <w:rtl/>
        </w:rPr>
        <w:t>לאחר קבלת מרחקים אלו, האלגוריתם</w:t>
      </w:r>
      <w:r w:rsidR="00FC758D">
        <w:rPr>
          <w:rFonts w:hint="cs"/>
          <w:rtl/>
        </w:rPr>
        <w:t xml:space="preserve"> מתייחס גם למדידות המרחק (ה</w:t>
      </w:r>
      <w:r w:rsidR="00FC758D">
        <w:rPr>
          <w:rFonts w:hint="cs"/>
        </w:rPr>
        <w:t>R</w:t>
      </w:r>
      <w:r w:rsidR="00FC758D">
        <w:t>ange</w:t>
      </w:r>
      <w:r w:rsidR="00FC758D">
        <w:rPr>
          <w:rFonts w:hint="cs"/>
          <w:rtl/>
        </w:rPr>
        <w:t>) הן במסד הנתונים והן</w:t>
      </w:r>
      <w:r w:rsidR="00E649F2">
        <w:rPr>
          <w:rFonts w:hint="cs"/>
          <w:rtl/>
        </w:rPr>
        <w:t xml:space="preserve"> בנתוני המשתמש ובודק שתנאים גיאומטריים אכן </w:t>
      </w:r>
      <w:r w:rsidR="00122A33">
        <w:rPr>
          <w:rFonts w:hint="cs"/>
          <w:rtl/>
        </w:rPr>
        <w:t>מתקיימים</w:t>
      </w:r>
      <w:r w:rsidR="00FC01DB">
        <w:rPr>
          <w:rFonts w:hint="cs"/>
          <w:rtl/>
        </w:rPr>
        <w:t xml:space="preserve"> עליהם</w:t>
      </w:r>
      <w:r w:rsidR="00BE6E03">
        <w:rPr>
          <w:rFonts w:hint="cs"/>
          <w:rtl/>
        </w:rPr>
        <w:t>:</w:t>
      </w:r>
    </w:p>
    <w:p w14:paraId="46BC2B8B" w14:textId="7A650B3A" w:rsidR="00177A3B" w:rsidRPr="00177A3B" w:rsidRDefault="00BE6E03" w:rsidP="00177A3B">
      <w:pPr>
        <w:pStyle w:val="ac"/>
        <w:numPr>
          <w:ilvl w:val="0"/>
          <w:numId w:val="17"/>
        </w:numPr>
        <w:rPr>
          <w:rtl/>
        </w:rPr>
      </w:pPr>
      <w:r>
        <w:t>ED</w:t>
      </w:r>
      <w:r>
        <w:rPr>
          <w:rFonts w:hint="cs"/>
          <w:rtl/>
        </w:rPr>
        <w:t xml:space="preserve">: מרחק האוקלידי </w:t>
      </w:r>
      <w:r w:rsidR="00B812D4">
        <w:rPr>
          <w:rFonts w:hint="cs"/>
          <w:rtl/>
        </w:rPr>
        <w:t>שחושב בין המשתמש לטביעת האצבע.</w:t>
      </w:r>
    </w:p>
    <w:p w14:paraId="7375F79D" w14:textId="38807F97" w:rsidR="00B812D4" w:rsidRDefault="00086CB4" w:rsidP="00BE6E03">
      <w:pPr>
        <w:pStyle w:val="ac"/>
        <w:numPr>
          <w:ilvl w:val="0"/>
          <w:numId w:val="17"/>
        </w:numPr>
        <w:rPr>
          <w:rtl/>
        </w:rPr>
      </w:pPr>
      <m:oMath>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1</m:t>
            </m:r>
          </m:sub>
        </m:sSub>
      </m:oMath>
      <w:r w:rsidR="00B812D4">
        <w:rPr>
          <w:rFonts w:hint="cs"/>
          <w:rtl/>
        </w:rPr>
        <w:t>: מרחק בין המשתמש לריספונדר ש</w:t>
      </w:r>
      <w:r w:rsidR="003B7FE7">
        <w:rPr>
          <w:rFonts w:hint="cs"/>
          <w:rtl/>
        </w:rPr>
        <w:t>ניתן כחלק מהקלט לאלגוריתם 2.</w:t>
      </w:r>
    </w:p>
    <w:p w14:paraId="1A97D49F" w14:textId="03D06FF6" w:rsidR="003B7FE7" w:rsidRDefault="000A1BA5" w:rsidP="00BE6E03">
      <w:pPr>
        <w:pStyle w:val="ac"/>
        <w:numPr>
          <w:ilvl w:val="0"/>
          <w:numId w:val="17"/>
        </w:numPr>
        <w:rPr>
          <w:rtl/>
        </w:rPr>
      </w:pPr>
      <m:oMath>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2</m:t>
            </m:r>
          </m:sub>
        </m:sSub>
      </m:oMath>
      <w:r w:rsidR="003B7FE7">
        <w:rPr>
          <w:rFonts w:hint="cs"/>
          <w:rtl/>
        </w:rPr>
        <w:t xml:space="preserve">: מרחק בין טביעת האצבע </w:t>
      </w:r>
      <w:r w:rsidR="00FD7ED7">
        <w:rPr>
          <w:rFonts w:hint="cs"/>
          <w:rtl/>
        </w:rPr>
        <w:t>לריספונדר, מרחק זה זמין במסד הנתונים.</w:t>
      </w:r>
    </w:p>
    <w:p w14:paraId="63455FF0" w14:textId="77777777" w:rsidR="00033111" w:rsidRDefault="00033111" w:rsidP="00BE6E03">
      <w:pPr>
        <w:pStyle w:val="ac"/>
        <w:numPr>
          <w:ilvl w:val="0"/>
          <w:numId w:val="19"/>
        </w:numPr>
        <w:rPr>
          <w:rtl/>
        </w:rPr>
      </w:pPr>
    </w:p>
    <w:p w14:paraId="29834B47" w14:textId="77777777" w:rsidR="001B71B3" w:rsidRPr="001B71B3" w:rsidRDefault="000E4F66" w:rsidP="001B71B3">
      <w:pPr>
        <w:ind w:left="576"/>
        <w:rPr>
          <w:rtl/>
        </w:rPr>
      </w:pPr>
      <w:r>
        <w:rPr>
          <w:noProof/>
          <w:rtl/>
          <w:lang w:val="he-IL"/>
        </w:rPr>
        <w:drawing>
          <wp:inline distT="0" distB="0" distL="0" distR="0" wp14:anchorId="445F3605" wp14:editId="57CE81BC">
            <wp:extent cx="5274310" cy="1557020"/>
            <wp:effectExtent l="0" t="0" r="2540" b="508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557020"/>
                    </a:xfrm>
                    <a:prstGeom prst="rect">
                      <a:avLst/>
                    </a:prstGeom>
                  </pic:spPr>
                </pic:pic>
              </a:graphicData>
            </a:graphic>
          </wp:inline>
        </w:drawing>
      </w:r>
    </w:p>
    <w:p w14:paraId="0B69A86F" w14:textId="533B9CE3" w:rsidR="00253BB6" w:rsidRDefault="00253BB6" w:rsidP="006E4DED">
      <w:pPr>
        <w:ind w:left="576"/>
        <w:rPr>
          <w:rtl/>
        </w:rPr>
      </w:pPr>
      <w:r>
        <w:rPr>
          <w:rFonts w:hint="cs"/>
          <w:rtl/>
        </w:rPr>
        <w:t>ממקרה זה בנינו את התנאי:</w:t>
      </w:r>
    </w:p>
    <w:p w14:paraId="62677929" w14:textId="1CF56546" w:rsidR="00A03573" w:rsidRPr="00A03573" w:rsidRDefault="00E55253" w:rsidP="00A03573">
      <w:pPr>
        <w:ind w:left="576"/>
        <w:rPr>
          <w:rFonts w:ascii="Cambria Math" w:hAnsi="Cambria Math"/>
          <w:rtl/>
          <w:oMath/>
        </w:rPr>
      </w:pPr>
      <m:oMathPara>
        <m:oMath>
          <m:d>
            <m:dPr>
              <m:begChr m:val="|"/>
              <m:endChr m:val="|"/>
              <m:ctrlPr>
                <w:rPr>
                  <w:rFonts w:ascii="Cambria Math" w:hAnsi="Cambria Math"/>
                  <w:i/>
                </w:rPr>
              </m:ctrlPr>
            </m:dPr>
            <m:e>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-ED</m:t>
              </m:r>
            </m:e>
          </m:d>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37829DDC" w14:textId="4080560C" w:rsidR="007B7BAE" w:rsidRPr="00114D20" w:rsidRDefault="007B7BAE" w:rsidP="007B7BAE">
      <w:pPr>
        <w:pStyle w:val="ac"/>
        <w:numPr>
          <w:ilvl w:val="0"/>
          <w:numId w:val="19"/>
        </w:numPr>
        <w:rPr>
          <w:rtl/>
        </w:rPr>
      </w:pPr>
    </w:p>
    <w:p w14:paraId="761F07C7" w14:textId="3126F644" w:rsidR="00F04E85" w:rsidRPr="00F04E85" w:rsidRDefault="00114D20" w:rsidP="00F04E85">
      <w:pPr>
        <w:ind w:left="576"/>
        <w:rPr>
          <w:rtl/>
        </w:rPr>
      </w:pPr>
      <w:r>
        <w:rPr>
          <w:rFonts w:hint="cs"/>
          <w:noProof/>
          <w:rtl/>
          <w:lang w:val="he-IL"/>
        </w:rPr>
        <w:drawing>
          <wp:inline distT="0" distB="0" distL="0" distR="0" wp14:anchorId="3EC26D0A" wp14:editId="3000FA6B">
            <wp:extent cx="3308564" cy="2490716"/>
            <wp:effectExtent l="0" t="0" r="6350" b="508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3.PNG"/>
                    <pic:cNvPicPr/>
                  </pic:nvPicPr>
                  <pic:blipFill>
                    <a:blip r:embed="rId30">
                      <a:extLst>
                        <a:ext uri="{28A0092B-C50C-407E-A947-70E740481C1C}">
                          <a14:useLocalDpi xmlns:a14="http://schemas.microsoft.com/office/drawing/2010/main" val="0"/>
                        </a:ext>
                      </a:extLst>
                    </a:blip>
                    <a:stretch>
                      <a:fillRect/>
                    </a:stretch>
                  </pic:blipFill>
                  <pic:spPr>
                    <a:xfrm>
                      <a:off x="0" y="0"/>
                      <a:ext cx="3316433" cy="2496640"/>
                    </a:xfrm>
                    <a:prstGeom prst="rect">
                      <a:avLst/>
                    </a:prstGeom>
                  </pic:spPr>
                </pic:pic>
              </a:graphicData>
            </a:graphic>
          </wp:inline>
        </w:drawing>
      </w:r>
    </w:p>
    <w:p w14:paraId="3B8C0226" w14:textId="55C3FE5A" w:rsidR="0077394D" w:rsidRPr="0077394D" w:rsidRDefault="00262F13" w:rsidP="0077394D">
      <w:pPr>
        <w:ind w:left="576"/>
        <w:rPr>
          <w:rtl/>
        </w:rPr>
      </w:pPr>
      <w:r>
        <w:rPr>
          <w:rFonts w:hint="cs"/>
          <w:rtl/>
        </w:rPr>
        <w:t>ממשפט בגיאומטריה כי הפרש שתי צלעות במשולש קטן מאורך הצלע השלישית נקבל את התנאי הבא:</w:t>
      </w:r>
    </w:p>
    <w:p w14:paraId="22946EAB" w14:textId="1B55E1CA" w:rsidR="007B7BAE" w:rsidRPr="00D502E7" w:rsidRDefault="00E55253" w:rsidP="00243955">
      <w:pPr>
        <w:ind w:left="576"/>
        <w:rPr>
          <w:rFonts w:ascii="Cambria Math" w:hAnsi="Cambria Math"/>
          <w:rtl/>
          <w:oMath/>
        </w:rPr>
      </w:pPr>
      <m:oMathPara>
        <m:oMath>
          <m:d>
            <m:dPr>
              <m:begChr m:val="|"/>
              <m:endChr m:val="|"/>
              <m:ctrlPr>
                <w:rPr>
                  <w:rFonts w:ascii="Cambria Math" w:hAnsi="Cambria Math"/>
                  <w:i/>
                </w:rPr>
              </m:ctrlPr>
            </m:dPr>
            <m:e>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-ED</m:t>
              </m:r>
            </m:e>
          </m:d>
          <m:r>
            <w:rPr>
              <w:rFonts w:ascii="Cambria Math" w:hAnsi="Cambria Math"/>
            </w:rPr>
            <m:t>&lt;rang</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08FB547A" w14:textId="20F519FD" w:rsidR="00651610" w:rsidRDefault="00651610" w:rsidP="00651610">
      <w:pPr>
        <w:pStyle w:val="ac"/>
        <w:numPr>
          <w:ilvl w:val="0"/>
          <w:numId w:val="19"/>
        </w:numPr>
        <w:rPr>
          <w:rtl/>
        </w:rPr>
      </w:pPr>
    </w:p>
    <w:p w14:paraId="4E56E8F5" w14:textId="75F2C6FD" w:rsidR="00651610" w:rsidRDefault="00651610" w:rsidP="00651610">
      <w:pPr>
        <w:rPr>
          <w:rtl/>
        </w:rPr>
      </w:pPr>
      <w:r>
        <w:rPr>
          <w:noProof/>
          <w:rtl/>
          <w:lang w:val="he-IL"/>
        </w:rPr>
        <w:drawing>
          <wp:anchor distT="0" distB="0" distL="114300" distR="114300" simplePos="0" relativeHeight="251658248" behindDoc="1" locked="0" layoutInCell="1" allowOverlap="1" wp14:anchorId="4FE38A9E" wp14:editId="7CF7BE61">
            <wp:simplePos x="0" y="0"/>
            <wp:positionH relativeFrom="column">
              <wp:posOffset>-249375</wp:posOffset>
            </wp:positionH>
            <wp:positionV relativeFrom="paragraph">
              <wp:posOffset>126526</wp:posOffset>
            </wp:positionV>
            <wp:extent cx="5274310" cy="1466850"/>
            <wp:effectExtent l="0" t="0" r="254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466850"/>
                    </a:xfrm>
                    <a:prstGeom prst="rect">
                      <a:avLst/>
                    </a:prstGeom>
                  </pic:spPr>
                </pic:pic>
              </a:graphicData>
            </a:graphic>
          </wp:anchor>
        </w:drawing>
      </w:r>
    </w:p>
    <w:p w14:paraId="224C2C3D" w14:textId="43B3296F" w:rsidR="00651610" w:rsidRDefault="00651610" w:rsidP="00651610">
      <w:pPr>
        <w:rPr>
          <w:rtl/>
        </w:rPr>
      </w:pPr>
    </w:p>
    <w:p w14:paraId="7149673C" w14:textId="542C2DF5" w:rsidR="00651610" w:rsidRDefault="00651610" w:rsidP="00651610">
      <w:pPr>
        <w:rPr>
          <w:rtl/>
        </w:rPr>
      </w:pPr>
    </w:p>
    <w:p w14:paraId="3260BA82" w14:textId="70E91458" w:rsidR="00651610" w:rsidRDefault="00651610" w:rsidP="00651610">
      <w:pPr>
        <w:rPr>
          <w:rtl/>
        </w:rPr>
      </w:pPr>
    </w:p>
    <w:p w14:paraId="64C397C5" w14:textId="02C3E1CC" w:rsidR="00651610" w:rsidRDefault="00651610" w:rsidP="00651610">
      <w:pPr>
        <w:rPr>
          <w:rtl/>
        </w:rPr>
      </w:pPr>
    </w:p>
    <w:p w14:paraId="545FF7F6" w14:textId="19C05092" w:rsidR="007C4440" w:rsidRPr="007C4440" w:rsidRDefault="00B51CBC" w:rsidP="00D502E7">
      <w:pPr>
        <w:ind w:firstLine="720"/>
        <w:rPr>
          <w:rtl/>
        </w:rPr>
      </w:pPr>
      <w:r>
        <w:rPr>
          <w:rFonts w:hint="cs"/>
          <w:rtl/>
        </w:rPr>
        <w:lastRenderedPageBreak/>
        <w:t>ממקרה זה בנינו את התנאי:</w:t>
      </w:r>
    </w:p>
    <w:p w14:paraId="00B87FFF" w14:textId="70C3337E" w:rsidR="00523D3A" w:rsidRPr="00210E7C" w:rsidRDefault="00E55253" w:rsidP="00210E7C">
      <w:pPr>
        <w:ind w:left="576"/>
        <w:rPr>
          <w:rFonts w:ascii="Cambria Math" w:hAnsi="Cambria Math"/>
          <w:oMath/>
        </w:rPr>
      </w:pPr>
      <m:oMathPara>
        <m:oMath>
          <m:d>
            <m:dPr>
              <m:ctrlPr>
                <w:rPr>
                  <w:rFonts w:ascii="Cambria Math" w:hAnsi="Cambria Math"/>
                  <w:i/>
                </w:rPr>
              </m:ctrlPr>
            </m:dPr>
            <m:e>
              <m:r>
                <w:rPr>
                  <w:rFonts w:ascii="Cambria Math" w:hAnsi="Cambria Math"/>
                </w:rPr>
                <m:t>ED+rang</m:t>
              </m:r>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29DA171F" w14:textId="0E049490" w:rsidR="007B7BAE" w:rsidRPr="007B7BAE" w:rsidRDefault="007B7BAE" w:rsidP="007B7BAE">
      <w:pPr>
        <w:pStyle w:val="ac"/>
        <w:numPr>
          <w:ilvl w:val="0"/>
          <w:numId w:val="19"/>
        </w:numPr>
        <w:rPr>
          <w:i/>
        </w:rPr>
      </w:pPr>
    </w:p>
    <w:p w14:paraId="44E2C445" w14:textId="3186A448" w:rsidR="00210E7C" w:rsidRPr="00210E7C" w:rsidRDefault="00BE03A2" w:rsidP="00210E7C">
      <w:pPr>
        <w:rPr>
          <w:rtl/>
        </w:rPr>
      </w:pPr>
      <w:r>
        <w:rPr>
          <w:rtl/>
        </w:rPr>
        <w:tab/>
      </w:r>
      <w:r>
        <w:rPr>
          <w:rFonts w:hint="cs"/>
          <w:noProof/>
          <w:rtl/>
          <w:lang w:val="he-IL"/>
        </w:rPr>
        <w:drawing>
          <wp:inline distT="0" distB="0" distL="0" distR="0" wp14:anchorId="15593C58" wp14:editId="59A8A010">
            <wp:extent cx="3349940" cy="2389520"/>
            <wp:effectExtent l="0" t="0" r="3175"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4.PNG"/>
                    <pic:cNvPicPr/>
                  </pic:nvPicPr>
                  <pic:blipFill>
                    <a:blip r:embed="rId32">
                      <a:extLst>
                        <a:ext uri="{28A0092B-C50C-407E-A947-70E740481C1C}">
                          <a14:useLocalDpi xmlns:a14="http://schemas.microsoft.com/office/drawing/2010/main" val="0"/>
                        </a:ext>
                      </a:extLst>
                    </a:blip>
                    <a:stretch>
                      <a:fillRect/>
                    </a:stretch>
                  </pic:blipFill>
                  <pic:spPr>
                    <a:xfrm>
                      <a:off x="0" y="0"/>
                      <a:ext cx="3375015" cy="2407406"/>
                    </a:xfrm>
                    <a:prstGeom prst="rect">
                      <a:avLst/>
                    </a:prstGeom>
                  </pic:spPr>
                </pic:pic>
              </a:graphicData>
            </a:graphic>
          </wp:inline>
        </w:drawing>
      </w:r>
    </w:p>
    <w:p w14:paraId="38A93AC0" w14:textId="701380F3" w:rsidR="00553019" w:rsidRDefault="00553019" w:rsidP="00553019">
      <w:pPr>
        <w:ind w:left="576"/>
        <w:rPr>
          <w:rtl/>
        </w:rPr>
      </w:pPr>
      <w:r>
        <w:rPr>
          <w:rFonts w:hint="cs"/>
          <w:rtl/>
        </w:rPr>
        <w:t>ממשפט בגיאומטריה כי סכום שתי צלעות במשולש גדול מאורך הצלע השלישית נקבל את התנאי הבא:</w:t>
      </w:r>
    </w:p>
    <w:p w14:paraId="66AD0E1A" w14:textId="517B11C0" w:rsidR="00553019" w:rsidRPr="00F21118" w:rsidRDefault="00E55253" w:rsidP="00F21118">
      <w:pPr>
        <w:ind w:left="576"/>
        <w:rPr>
          <w:rFonts w:eastAsiaTheme="minorEastAsia"/>
          <w:rtl/>
        </w:rPr>
      </w:pPr>
      <m:oMathPara>
        <m:oMath>
          <m:d>
            <m:dPr>
              <m:ctrlPr>
                <w:rPr>
                  <w:rFonts w:ascii="Cambria Math" w:hAnsi="Cambria Math"/>
                  <w:i/>
                </w:rPr>
              </m:ctrlPr>
            </m:dPr>
            <m:e>
              <m:r>
                <w:rPr>
                  <w:rFonts w:ascii="Cambria Math" w:hAnsi="Cambria Math"/>
                </w:rPr>
                <m:t>ED+rang</m:t>
              </m:r>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&gt;rang</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5B7EB25F" w14:textId="62EF411C" w:rsidR="00553019" w:rsidRDefault="00553019" w:rsidP="00553019">
      <w:pPr>
        <w:rPr>
          <w:rtl/>
        </w:rPr>
      </w:pPr>
      <w:r>
        <w:rPr>
          <w:rFonts w:hint="cs"/>
          <w:rtl/>
        </w:rPr>
        <w:t>סה"כ מ4 מקרים אלו נקבל את התנאים הבאים:</w:t>
      </w:r>
    </w:p>
    <w:p w14:paraId="327A7FAD" w14:textId="313B5B40" w:rsidR="00553019" w:rsidRPr="007B7BAE" w:rsidRDefault="001558F1" w:rsidP="00553019">
      <w:pPr>
        <w:ind w:left="576"/>
        <w:rPr>
          <w:i/>
          <w:rtl/>
        </w:rPr>
      </w:pPr>
      <m:oMathPara>
        <m:oMath>
          <m:r>
            <w:rPr>
              <w:rFonts w:ascii="Cambria Math" w:hAnsi="Cambria Math"/>
            </w:rPr>
            <m:t xml:space="preserve"> </m:t>
          </m:r>
          <m:d>
            <m:dPr>
              <m:ctrlPr>
                <w:rPr>
                  <w:rFonts w:ascii="Cambria Math" w:hAnsi="Cambria Math"/>
                  <w:i/>
                </w:rPr>
              </m:ctrlPr>
            </m:dPr>
            <m:e>
              <m:r>
                <w:rPr>
                  <w:rFonts w:ascii="Cambria Math" w:hAnsi="Cambria Math"/>
                </w:rPr>
                <m:t>ED+rang</m:t>
              </m:r>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and </m:t>
          </m:r>
          <m:d>
            <m:dPr>
              <m:begChr m:val="|"/>
              <m:endChr m:val="|"/>
              <m:ctrlPr>
                <w:rPr>
                  <w:rFonts w:ascii="Cambria Math" w:hAnsi="Cambria Math"/>
                  <w:i/>
                </w:rPr>
              </m:ctrlPr>
            </m:dPr>
            <m:e>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-ED</m:t>
              </m:r>
            </m:e>
          </m:d>
          <m:r>
            <w:rPr>
              <w:rFonts w:ascii="Cambria Math" w:hAnsi="Cambria Math"/>
            </w:rPr>
            <m:t>≤rang</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0B70442F" w14:textId="4E88298F" w:rsidR="00FE12AE" w:rsidRPr="00FE12AE" w:rsidRDefault="00700585" w:rsidP="00FE12AE">
      <w:pPr>
        <w:rPr>
          <w:rFonts w:eastAsiaTheme="minorEastAsia"/>
          <w:rtl/>
        </w:rPr>
      </w:pPr>
      <w:r>
        <w:rPr>
          <w:rFonts w:eastAsiaTheme="minorEastAsia" w:hint="cs"/>
          <w:rtl/>
        </w:rPr>
        <w:t xml:space="preserve">נסדר את </w:t>
      </w:r>
      <w:r w:rsidR="0066728D">
        <w:rPr>
          <w:rFonts w:eastAsiaTheme="minorEastAsia" w:hint="cs"/>
          <w:rtl/>
        </w:rPr>
        <w:t>טביעות האצבע ב</w:t>
      </w:r>
      <w:r>
        <w:rPr>
          <w:rFonts w:eastAsiaTheme="minorEastAsia" w:hint="cs"/>
          <w:rtl/>
        </w:rPr>
        <w:t>מערך לפי המרחק האוקלידי שקבלנו כאשר באינדקס 0 יהיה טביעת האצבע עם הערך המינימל</w:t>
      </w:r>
      <w:r>
        <w:rPr>
          <w:rFonts w:eastAsiaTheme="minorEastAsia" w:hint="eastAsia"/>
          <w:rtl/>
        </w:rPr>
        <w:t>י</w:t>
      </w:r>
      <w:r>
        <w:rPr>
          <w:rFonts w:eastAsiaTheme="minorEastAsia" w:hint="cs"/>
          <w:rtl/>
        </w:rPr>
        <w:t xml:space="preserve">, בכל איטרציה נבדוק אם התנאים מתקיימים אם כן נחזיר את </w:t>
      </w:r>
      <w:r w:rsidR="00D502E7">
        <w:rPr>
          <w:rFonts w:eastAsiaTheme="minorEastAsia" w:hint="cs"/>
          <w:rtl/>
        </w:rPr>
        <w:t xml:space="preserve">מיקום </w:t>
      </w:r>
      <w:r>
        <w:rPr>
          <w:rFonts w:eastAsiaTheme="minorEastAsia" w:hint="cs"/>
          <w:rtl/>
        </w:rPr>
        <w:t>טביעת האצבע הרלוונטית אחרת נעבור לטביעת האצבע הבאה.</w:t>
      </w:r>
    </w:p>
    <w:p w14:paraId="2E8B4420" w14:textId="1ECEC393" w:rsidR="00700585" w:rsidRDefault="00700585" w:rsidP="00790D63">
      <w:pPr>
        <w:rPr>
          <w:rFonts w:eastAsiaTheme="minorEastAsia"/>
          <w:rtl/>
        </w:rPr>
      </w:pPr>
      <w:r>
        <w:rPr>
          <w:rFonts w:eastAsiaTheme="minorEastAsia" w:hint="cs"/>
          <w:rtl/>
        </w:rPr>
        <w:t xml:space="preserve">במקרה ונעבור על כל טביעות האצבע ולא נמצא טביעת אצבע </w:t>
      </w:r>
      <w:r w:rsidR="00434F17">
        <w:rPr>
          <w:rFonts w:eastAsiaTheme="minorEastAsia" w:hint="cs"/>
          <w:rtl/>
        </w:rPr>
        <w:t>המקיימת את התנאים הנ"ל נחזיר את המיקום של טביעת האצבע באינדקס</w:t>
      </w:r>
      <w:r w:rsidR="00341E78">
        <w:rPr>
          <w:rFonts w:eastAsiaTheme="minorEastAsia"/>
        </w:rPr>
        <w:t xml:space="preserve"> </w:t>
      </w:r>
      <w:r w:rsidR="00434F17">
        <w:rPr>
          <w:rFonts w:eastAsiaTheme="minorEastAsia" w:hint="cs"/>
          <w:rtl/>
        </w:rPr>
        <w:t>0</w:t>
      </w:r>
      <w:r w:rsidR="00341E78">
        <w:rPr>
          <w:rFonts w:eastAsiaTheme="minorEastAsia"/>
        </w:rPr>
        <w:t xml:space="preserve"> </w:t>
      </w:r>
      <w:r w:rsidR="00434F17">
        <w:rPr>
          <w:rFonts w:eastAsiaTheme="minorEastAsia" w:hint="cs"/>
          <w:rtl/>
        </w:rPr>
        <w:t>(עם המרחק המינימלי) כלומר לא יהיה שינוי בין הפלט של אלגוריתם 1 ולפלט של אלגוריתם 2 במקרה זה.</w:t>
      </w:r>
    </w:p>
    <w:p w14:paraId="4FA4816B" w14:textId="0DFD4E13" w:rsidR="00071AB7" w:rsidRPr="00071AB7" w:rsidRDefault="00717661" w:rsidP="00071AB7">
      <w:pPr>
        <w:rPr>
          <w:rFonts w:eastAsiaTheme="minorEastAsia"/>
          <w:rtl/>
        </w:rPr>
      </w:pPr>
      <w:r>
        <w:rPr>
          <w:rFonts w:eastAsiaTheme="minorEastAsia" w:hint="cs"/>
          <w:rtl/>
        </w:rPr>
        <w:t>אלגוריתם זה למעשה מ</w:t>
      </w:r>
      <w:r w:rsidR="00326B5C">
        <w:rPr>
          <w:rFonts w:eastAsiaTheme="minorEastAsia" w:hint="cs"/>
          <w:rtl/>
        </w:rPr>
        <w:t>סנן</w:t>
      </w:r>
      <w:r w:rsidR="00000875">
        <w:rPr>
          <w:rFonts w:eastAsiaTheme="minorEastAsia" w:hint="cs"/>
          <w:rtl/>
        </w:rPr>
        <w:t xml:space="preserve"> בחירה של טביעות</w:t>
      </w:r>
      <w:r w:rsidR="004642D5">
        <w:rPr>
          <w:rFonts w:eastAsiaTheme="minorEastAsia" w:hint="cs"/>
          <w:rtl/>
        </w:rPr>
        <w:t xml:space="preserve"> אצבע אשר נבחרו בטעות, בגלל מדידת </w:t>
      </w:r>
      <w:r w:rsidR="004642D5">
        <w:rPr>
          <w:rFonts w:eastAsiaTheme="minorEastAsia" w:hint="cs"/>
        </w:rPr>
        <w:t>RSSI</w:t>
      </w:r>
      <w:r w:rsidR="004642D5">
        <w:rPr>
          <w:rFonts w:eastAsiaTheme="minorEastAsia" w:hint="cs"/>
          <w:rtl/>
        </w:rPr>
        <w:t xml:space="preserve"> לא מדויקת או במסד הנתונים או של המשתמש, ומחזיר רק מיקומים אשר עומדים בתנאים גיאומטריים בסיסים.</w:t>
      </w:r>
    </w:p>
    <w:p w14:paraId="536B1273" w14:textId="77777777" w:rsidR="00F21118" w:rsidRPr="00A01848" w:rsidRDefault="00F21118" w:rsidP="00A946CF"/>
    <w:p w14:paraId="59B34834" w14:textId="3882061D" w:rsidR="00DD4564" w:rsidRDefault="00DD4564" w:rsidP="00E654FA">
      <w:pPr>
        <w:pStyle w:val="2"/>
      </w:pPr>
      <w:r>
        <w:rPr>
          <w:rFonts w:hint="cs"/>
          <w:rtl/>
        </w:rPr>
        <w:t>אלגוריתם 3</w:t>
      </w:r>
    </w:p>
    <w:commentRangeEnd w:id="49"/>
    <w:p w14:paraId="541F93AC" w14:textId="17B41AF9" w:rsidR="00717661" w:rsidRPr="00717661" w:rsidRDefault="00DD4564" w:rsidP="00717661">
      <w:pPr>
        <w:rPr>
          <w:rtl/>
        </w:rPr>
      </w:pPr>
      <w:r>
        <w:rPr>
          <w:rStyle w:val="af3"/>
          <w:rtl/>
        </w:rPr>
        <w:commentReference w:id="49"/>
      </w:r>
      <w:r w:rsidR="008A1373">
        <w:rPr>
          <w:rFonts w:hint="cs"/>
          <w:rtl/>
        </w:rPr>
        <w:t xml:space="preserve">אלגוריתם 3 מקבל כקלט </w:t>
      </w:r>
      <w:r w:rsidR="00026CCB">
        <w:rPr>
          <w:rFonts w:hint="cs"/>
          <w:rtl/>
        </w:rPr>
        <w:t>את מיקום כל הריספונדרים ו</w:t>
      </w:r>
      <w:r w:rsidR="000C7823">
        <w:rPr>
          <w:rFonts w:hint="cs"/>
          <w:rtl/>
        </w:rPr>
        <w:t>מדידות מרחק של המשתמש מהריספונדרים(3 מדידות ומעלה)</w:t>
      </w:r>
      <w:r w:rsidR="00487107">
        <w:rPr>
          <w:rFonts w:hint="cs"/>
          <w:rtl/>
        </w:rPr>
        <w:t>.</w:t>
      </w:r>
    </w:p>
    <w:p w14:paraId="2C0FB1C3" w14:textId="2E267E97" w:rsidR="00071AB7" w:rsidRPr="00071AB7" w:rsidRDefault="00487107" w:rsidP="00071AB7">
      <w:pPr>
        <w:rPr>
          <w:rtl/>
        </w:rPr>
      </w:pPr>
      <w:r>
        <w:rPr>
          <w:rFonts w:hint="cs"/>
          <w:rtl/>
        </w:rPr>
        <w:t>בהינתן מיקומי הריספונדרים ומדידות המרחק מחשבים את מיקום המשתמש ב</w:t>
      </w:r>
      <w:r w:rsidRPr="00487107">
        <w:t xml:space="preserve"> </w:t>
      </w:r>
      <w:r>
        <w:t>trilateration</w:t>
      </w:r>
      <w:r>
        <w:rPr>
          <w:rFonts w:hint="cs"/>
          <w:rtl/>
        </w:rPr>
        <w:t>(</w:t>
      </w:r>
      <w:commentRangeStart w:id="53"/>
      <w:r>
        <w:rPr>
          <w:rFonts w:hint="cs"/>
          <w:rtl/>
        </w:rPr>
        <w:t>ראה סעיף 2.3</w:t>
      </w:r>
      <w:commentRangeEnd w:id="53"/>
      <w:r w:rsidR="001328B2">
        <w:rPr>
          <w:rStyle w:val="af3"/>
          <w:rtl/>
        </w:rPr>
        <w:commentReference w:id="53"/>
      </w:r>
      <w:r>
        <w:rPr>
          <w:rFonts w:hint="cs"/>
          <w:rtl/>
        </w:rPr>
        <w:t>)</w:t>
      </w:r>
      <w:r w:rsidR="00A343F8">
        <w:rPr>
          <w:rFonts w:hint="cs"/>
          <w:rtl/>
        </w:rPr>
        <w:t>, אנו</w:t>
      </w:r>
      <w:r w:rsidR="007A64B2">
        <w:rPr>
          <w:rFonts w:hint="cs"/>
          <w:rtl/>
        </w:rPr>
        <w:t xml:space="preserve"> משתמשים</w:t>
      </w:r>
      <w:r w:rsidR="00A343F8">
        <w:rPr>
          <w:rFonts w:hint="cs"/>
          <w:rtl/>
        </w:rPr>
        <w:t xml:space="preserve"> </w:t>
      </w:r>
      <w:r w:rsidR="009D0243">
        <w:rPr>
          <w:rFonts w:hint="cs"/>
          <w:rtl/>
        </w:rPr>
        <w:t>בחישוב מטריציוני לפ</w:t>
      </w:r>
      <w:r w:rsidR="006924B6">
        <w:rPr>
          <w:rFonts w:hint="cs"/>
          <w:rtl/>
        </w:rPr>
        <w:t>תרון מערכת משוואות</w:t>
      </w:r>
      <w:r w:rsidR="00783A32">
        <w:rPr>
          <w:rFonts w:hint="cs"/>
          <w:rtl/>
        </w:rPr>
        <w:t>.</w:t>
      </w:r>
    </w:p>
    <w:p w14:paraId="3F9C1452" w14:textId="4B423E11" w:rsidR="00A946CF" w:rsidRPr="00A946CF" w:rsidRDefault="00A946CF" w:rsidP="00DD4564">
      <w:pPr>
        <w:rPr>
          <w:i/>
          <w:iCs/>
          <w:u w:val="single"/>
          <w:rtl/>
        </w:rPr>
      </w:pPr>
      <w:r w:rsidRPr="00A946CF">
        <w:rPr>
          <w:rFonts w:hint="cs"/>
          <w:i/>
          <w:iCs/>
          <w:u w:val="single"/>
          <w:rtl/>
        </w:rPr>
        <w:t>אופטימז</w:t>
      </w:r>
      <w:r w:rsidR="00A04071">
        <w:rPr>
          <w:rFonts w:hint="cs"/>
          <w:i/>
          <w:iCs/>
          <w:u w:val="single"/>
          <w:rtl/>
        </w:rPr>
        <w:t>ציה</w:t>
      </w:r>
      <w:r w:rsidRPr="00A946CF">
        <w:rPr>
          <w:rFonts w:hint="cs"/>
          <w:i/>
          <w:iCs/>
          <w:u w:val="single"/>
          <w:rtl/>
        </w:rPr>
        <w:t xml:space="preserve"> שהכנסנו לאלגוריתם:</w:t>
      </w:r>
    </w:p>
    <w:p w14:paraId="1E9F4384" w14:textId="16FAB478" w:rsidR="002F30F8" w:rsidRPr="002F30F8" w:rsidRDefault="00D74A55" w:rsidP="00A946CF">
      <w:pPr>
        <w:pStyle w:val="ac"/>
        <w:numPr>
          <w:ilvl w:val="0"/>
          <w:numId w:val="17"/>
        </w:numPr>
        <w:rPr>
          <w:rtl/>
        </w:rPr>
      </w:pPr>
      <w:r>
        <w:rPr>
          <w:rFonts w:hint="cs"/>
          <w:u w:val="single"/>
          <w:rtl/>
        </w:rPr>
        <w:t>בדי</w:t>
      </w:r>
      <w:r w:rsidR="001274FA">
        <w:rPr>
          <w:rFonts w:hint="cs"/>
          <w:u w:val="single"/>
          <w:rtl/>
        </w:rPr>
        <w:t>קת</w:t>
      </w:r>
      <w:r>
        <w:rPr>
          <w:rFonts w:hint="cs"/>
          <w:u w:val="single"/>
          <w:rtl/>
        </w:rPr>
        <w:t xml:space="preserve"> הפלט:</w:t>
      </w:r>
      <w:r>
        <w:rPr>
          <w:rFonts w:hint="cs"/>
          <w:rtl/>
        </w:rPr>
        <w:t xml:space="preserve"> </w:t>
      </w:r>
      <w:r w:rsidR="00F53989">
        <w:rPr>
          <w:rFonts w:hint="cs"/>
          <w:rtl/>
        </w:rPr>
        <w:t>מכיוון שה</w:t>
      </w:r>
      <w:r w:rsidR="00F53989" w:rsidRPr="00F53989">
        <w:t xml:space="preserve"> </w:t>
      </w:r>
      <w:r w:rsidR="00F53989">
        <w:t>trilateration</w:t>
      </w:r>
      <w:r w:rsidR="009D537C">
        <w:rPr>
          <w:rFonts w:hint="cs"/>
          <w:rtl/>
        </w:rPr>
        <w:t xml:space="preserve">יכול לתת מיקומים </w:t>
      </w:r>
      <w:r w:rsidR="00F21118">
        <w:rPr>
          <w:rFonts w:hint="cs"/>
          <w:rtl/>
        </w:rPr>
        <w:t>שגויים</w:t>
      </w:r>
      <w:r w:rsidR="00AC0E13">
        <w:rPr>
          <w:rFonts w:hint="cs"/>
          <w:rtl/>
        </w:rPr>
        <w:t xml:space="preserve">(שגיאות מדידות או בעיית </w:t>
      </w:r>
      <w:r w:rsidR="00AC0E13">
        <w:rPr>
          <w:rFonts w:eastAsiaTheme="minorEastAsia"/>
        </w:rPr>
        <w:t>C</w:t>
      </w:r>
      <w:r w:rsidR="00AC0E13" w:rsidRPr="003646C8">
        <w:rPr>
          <w:rFonts w:eastAsiaTheme="minorEastAsia"/>
        </w:rPr>
        <w:t>o-</w:t>
      </w:r>
      <w:r w:rsidR="00AC0E13">
        <w:rPr>
          <w:rFonts w:eastAsiaTheme="minorEastAsia"/>
        </w:rPr>
        <w:t>L</w:t>
      </w:r>
      <w:r w:rsidR="00AC0E13" w:rsidRPr="003646C8">
        <w:rPr>
          <w:rFonts w:eastAsiaTheme="minorEastAsia"/>
        </w:rPr>
        <w:t>inearity</w:t>
      </w:r>
      <w:r w:rsidR="00AC0E13">
        <w:rPr>
          <w:rFonts w:eastAsiaTheme="minorEastAsia" w:hint="cs"/>
          <w:rtl/>
        </w:rPr>
        <w:t xml:space="preserve"> </w:t>
      </w:r>
      <w:r w:rsidR="00F018F9">
        <w:rPr>
          <w:rFonts w:eastAsiaTheme="minorEastAsia" w:hint="cs"/>
          <w:rtl/>
        </w:rPr>
        <w:t>שתיארנ</w:t>
      </w:r>
      <w:r w:rsidR="00F018F9">
        <w:rPr>
          <w:rFonts w:eastAsiaTheme="minorEastAsia" w:hint="eastAsia"/>
          <w:rtl/>
        </w:rPr>
        <w:t>ו</w:t>
      </w:r>
      <w:r w:rsidR="00AC0E13">
        <w:rPr>
          <w:rFonts w:eastAsiaTheme="minorEastAsia" w:hint="cs"/>
          <w:rtl/>
        </w:rPr>
        <w:t xml:space="preserve"> ב</w:t>
      </w:r>
      <w:r w:rsidR="00DF4B03">
        <w:rPr>
          <w:rFonts w:eastAsiaTheme="minorEastAsia" w:hint="cs"/>
          <w:rtl/>
        </w:rPr>
        <w:t xml:space="preserve">סעיף </w:t>
      </w:r>
      <w:commentRangeStart w:id="54"/>
      <w:r w:rsidR="00DF4B03">
        <w:rPr>
          <w:rFonts w:eastAsiaTheme="minorEastAsia" w:hint="cs"/>
          <w:rtl/>
        </w:rPr>
        <w:t>2.3</w:t>
      </w:r>
      <w:commentRangeEnd w:id="54"/>
      <w:r w:rsidR="00DF4B03">
        <w:rPr>
          <w:rStyle w:val="af3"/>
          <w:rFonts w:asciiTheme="minorHAnsi" w:eastAsiaTheme="minorHAnsi" w:hAnsiTheme="minorHAnsi" w:cstheme="minorBidi"/>
          <w:rtl/>
        </w:rPr>
        <w:commentReference w:id="54"/>
      </w:r>
      <w:r w:rsidR="00AC0E13">
        <w:rPr>
          <w:rFonts w:hint="cs"/>
          <w:rtl/>
        </w:rPr>
        <w:t>)</w:t>
      </w:r>
      <w:r w:rsidR="0046721D">
        <w:rPr>
          <w:rFonts w:hint="cs"/>
          <w:rtl/>
        </w:rPr>
        <w:t>,</w:t>
      </w:r>
      <w:r w:rsidR="00376EF5">
        <w:rPr>
          <w:rFonts w:cstheme="minorBidi" w:hint="cs"/>
          <w:rtl/>
        </w:rPr>
        <w:t xml:space="preserve"> לאחר </w:t>
      </w:r>
      <w:r w:rsidR="0046721D">
        <w:rPr>
          <w:rFonts w:hint="cs"/>
          <w:rtl/>
        </w:rPr>
        <w:t>שאנו מקבלים</w:t>
      </w:r>
      <w:r w:rsidR="00376EF5">
        <w:rPr>
          <w:rFonts w:cstheme="minorBidi" w:hint="cs"/>
          <w:rtl/>
        </w:rPr>
        <w:t xml:space="preserve"> את המיקום</w:t>
      </w:r>
      <w:r w:rsidR="00C50490">
        <w:rPr>
          <w:rFonts w:cstheme="minorBidi" w:hint="cs"/>
          <w:rtl/>
        </w:rPr>
        <w:t>(</w:t>
      </w:r>
      <m:oMath>
        <m:sSup>
          <m:sSupPr>
            <m:ctrlPr>
              <w:rPr>
                <w:rFonts w:ascii="Cambria Math" w:hAnsi="Cambria Math" w:cstheme="minorBidi"/>
                <w:i/>
              </w:rPr>
            </m:ctrlPr>
          </m:sSupPr>
          <m:e>
            <m:r>
              <w:rPr>
                <w:rFonts w:ascii="Cambria Math" w:hAnsi="Cambria Math" w:cstheme="minorBidi"/>
              </w:rPr>
              <m:t>x</m:t>
            </m:r>
          </m:e>
          <m:sup>
            <m:r>
              <w:rPr>
                <w:rFonts w:ascii="Cambria Math" w:hAnsi="Cambria Math" w:cstheme="minorBidi"/>
              </w:rPr>
              <m:t>'</m:t>
            </m:r>
          </m:sup>
        </m:sSup>
        <m:r>
          <w:rPr>
            <w:rFonts w:ascii="Cambria Math" w:hAnsi="Cambria Math" w:cstheme="minorBidi"/>
          </w:rPr>
          <m:t>,y'</m:t>
        </m:r>
      </m:oMath>
      <w:r w:rsidR="00C50490">
        <w:rPr>
          <w:rFonts w:cstheme="minorBidi" w:hint="cs"/>
          <w:rtl/>
        </w:rPr>
        <w:t>)</w:t>
      </w:r>
      <w:r w:rsidR="00376EF5">
        <w:rPr>
          <w:rFonts w:cstheme="minorBidi" w:hint="cs"/>
          <w:rtl/>
        </w:rPr>
        <w:t xml:space="preserve"> </w:t>
      </w:r>
      <w:r w:rsidR="0046721D">
        <w:rPr>
          <w:rFonts w:hint="cs"/>
          <w:rtl/>
        </w:rPr>
        <w:t xml:space="preserve">אנו </w:t>
      </w:r>
      <w:r w:rsidR="006304D8">
        <w:rPr>
          <w:rFonts w:hint="cs"/>
          <w:rtl/>
        </w:rPr>
        <w:t xml:space="preserve">מחשבים </w:t>
      </w:r>
      <w:r w:rsidR="009B7FEC">
        <w:rPr>
          <w:rFonts w:hint="cs"/>
          <w:rtl/>
        </w:rPr>
        <w:t>ידנית</w:t>
      </w:r>
      <w:r w:rsidR="006304D8">
        <w:rPr>
          <w:rFonts w:hint="cs"/>
          <w:rtl/>
        </w:rPr>
        <w:t xml:space="preserve"> את מרחק מיקום זה מהריספונדרים </w:t>
      </w:r>
      <w:r w:rsidR="00F21118">
        <w:rPr>
          <w:rFonts w:hint="cs"/>
          <w:rtl/>
        </w:rPr>
        <w:t>הרלוונטיי</w:t>
      </w:r>
      <w:r w:rsidR="00F21118">
        <w:rPr>
          <w:rFonts w:hint="eastAsia"/>
          <w:rtl/>
        </w:rPr>
        <w:t>ם</w:t>
      </w:r>
      <w:r w:rsidR="00CD6949">
        <w:rPr>
          <w:rFonts w:hint="cs"/>
          <w:rtl/>
        </w:rPr>
        <w:t>(</w:t>
      </w:r>
      <w:r w:rsidR="0036364C">
        <w:rPr>
          <w:rFonts w:hint="cs"/>
          <w:rtl/>
        </w:rPr>
        <w:t xml:space="preserve">להם קבלנו את המרחק </w:t>
      </w:r>
      <w:r w:rsidR="0036364C">
        <w:rPr>
          <w:rFonts w:hint="cs"/>
          <w:rtl/>
        </w:rPr>
        <w:lastRenderedPageBreak/>
        <w:t>מהמשתמש כקלט</w:t>
      </w:r>
      <w:r w:rsidR="00CD6949">
        <w:rPr>
          <w:rFonts w:hint="cs"/>
          <w:rtl/>
        </w:rPr>
        <w:t>)</w:t>
      </w:r>
      <w:r w:rsidR="006304D8">
        <w:rPr>
          <w:rFonts w:hint="cs"/>
          <w:rtl/>
        </w:rPr>
        <w:t xml:space="preserve"> </w:t>
      </w:r>
      <w:r w:rsidR="00447934">
        <w:rPr>
          <w:rFonts w:hint="cs"/>
          <w:rtl/>
        </w:rPr>
        <w:t>ומשווים עם מדידות המ</w:t>
      </w:r>
      <w:r w:rsidR="00BA4FB0">
        <w:rPr>
          <w:rFonts w:hint="cs"/>
          <w:rtl/>
        </w:rPr>
        <w:t>רחק שקבלנו כקלט</w:t>
      </w:r>
      <w:r w:rsidR="00F21118">
        <w:rPr>
          <w:rFonts w:hint="cs"/>
          <w:rtl/>
        </w:rPr>
        <w:t xml:space="preserve">, </w:t>
      </w:r>
      <w:r w:rsidR="0036364C">
        <w:rPr>
          <w:rFonts w:hint="cs"/>
          <w:rtl/>
        </w:rPr>
        <w:t xml:space="preserve">בנוסף </w:t>
      </w:r>
      <w:r w:rsidR="009F078F">
        <w:rPr>
          <w:rFonts w:hint="cs"/>
          <w:rtl/>
        </w:rPr>
        <w:t>מחשבים את השגיאה(</w:t>
      </w:r>
      <w:r w:rsidR="00F21118">
        <w:rPr>
          <w:rFonts w:hint="cs"/>
          <w:rtl/>
        </w:rPr>
        <w:t>נסמן שגיאה</w:t>
      </w:r>
      <w:r w:rsidR="009F078F">
        <w:rPr>
          <w:rFonts w:hint="cs"/>
          <w:rtl/>
        </w:rPr>
        <w:t xml:space="preserve"> זו ב</w:t>
      </w:r>
      <m:oMath>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x</m:t>
            </m:r>
          </m:sub>
        </m:sSub>
      </m:oMath>
      <w:r w:rsidR="009F078F">
        <w:rPr>
          <w:rFonts w:hint="cs"/>
          <w:rtl/>
        </w:rPr>
        <w:t>).</w:t>
      </w:r>
    </w:p>
    <w:p w14:paraId="2391993C" w14:textId="77777777" w:rsidR="00123886" w:rsidRDefault="00727F2A" w:rsidP="009F078F">
      <w:pPr>
        <w:pStyle w:val="ac"/>
        <w:numPr>
          <w:ilvl w:val="0"/>
          <w:numId w:val="17"/>
        </w:numPr>
      </w:pPr>
      <w:r>
        <w:rPr>
          <w:rFonts w:hint="cs"/>
          <w:rtl/>
        </w:rPr>
        <w:t>במקרה בו אנו מקבלים יותר מ3 מדידות אנו מחלקים א</w:t>
      </w:r>
      <w:r w:rsidR="00D34D3A">
        <w:rPr>
          <w:rFonts w:hint="cs"/>
          <w:rtl/>
        </w:rPr>
        <w:t>ותן לקבוצות שונות בגודל 3 ויותר</w:t>
      </w:r>
      <w:r w:rsidR="00123886">
        <w:rPr>
          <w:rFonts w:hint="cs"/>
          <w:rtl/>
        </w:rPr>
        <w:t>.</w:t>
      </w:r>
    </w:p>
    <w:p w14:paraId="2DF614CE" w14:textId="167C1942" w:rsidR="009B0A6A" w:rsidRPr="009B0A6A" w:rsidRDefault="00123886" w:rsidP="009B0A6A">
      <w:pPr>
        <w:pStyle w:val="ac"/>
        <w:ind w:left="936"/>
        <w:rPr>
          <w:rtl/>
        </w:rPr>
      </w:pPr>
      <w:r>
        <w:rPr>
          <w:rFonts w:hint="cs"/>
          <w:rtl/>
        </w:rPr>
        <w:t xml:space="preserve">לדוגמא עבור 4 מדידות מרחק </w:t>
      </w:r>
      <m:oMath>
        <m:r>
          <w:rPr>
            <w:rFonts w:ascii="Cambria Math" w:hAnsi="Cambria Math"/>
          </w:rPr>
          <m:t>{a,b,c,d}</m:t>
        </m:r>
      </m:oMath>
      <w:r>
        <w:rPr>
          <w:rFonts w:hint="cs"/>
          <w:rtl/>
        </w:rPr>
        <w:t xml:space="preserve"> אנו מחלקים ל</w:t>
      </w:r>
      <w:r w:rsidR="00854041">
        <w:rPr>
          <w:rFonts w:hint="cs"/>
          <w:rtl/>
        </w:rPr>
        <w:t>5</w:t>
      </w:r>
      <w:r w:rsidR="00F725C0">
        <w:rPr>
          <w:rFonts w:hint="cs"/>
          <w:rtl/>
        </w:rPr>
        <w:t xml:space="preserve"> קבוצות:</w:t>
      </w:r>
    </w:p>
    <w:p w14:paraId="790D5194" w14:textId="68201C13" w:rsidR="00F725C0" w:rsidRDefault="005E053C" w:rsidP="00F725C0">
      <w:pPr>
        <w:pStyle w:val="ac"/>
        <w:numPr>
          <w:ilvl w:val="0"/>
          <w:numId w:val="20"/>
        </w:numPr>
      </w:pPr>
      <m:oMath>
        <m:r>
          <w:rPr>
            <w:rFonts w:ascii="Cambria Math" w:hAnsi="Cambria Math"/>
          </w:rPr>
          <m:t>{a,b,c,d}</m:t>
        </m:r>
      </m:oMath>
      <w:r w:rsidR="00F725C0">
        <w:rPr>
          <w:rFonts w:hint="cs"/>
          <w:rtl/>
        </w:rPr>
        <w:t>.</w:t>
      </w:r>
    </w:p>
    <w:p w14:paraId="21C0BE40" w14:textId="539F9006" w:rsidR="00F725C0" w:rsidRDefault="005E053C" w:rsidP="00F725C0">
      <w:pPr>
        <w:pStyle w:val="ac"/>
        <w:numPr>
          <w:ilvl w:val="0"/>
          <w:numId w:val="20"/>
        </w:numPr>
      </w:pPr>
      <m:oMath>
        <m:r>
          <w:rPr>
            <w:rFonts w:ascii="Cambria Math" w:hAnsi="Cambria Math"/>
          </w:rPr>
          <m:t>{a,b,c}</m:t>
        </m:r>
      </m:oMath>
      <w:r w:rsidR="00F725C0">
        <w:rPr>
          <w:rFonts w:hint="cs"/>
          <w:rtl/>
        </w:rPr>
        <w:t>.</w:t>
      </w:r>
    </w:p>
    <w:p w14:paraId="4710309D" w14:textId="14C47870" w:rsidR="00F725C0" w:rsidRDefault="005E053C" w:rsidP="00F725C0">
      <w:pPr>
        <w:pStyle w:val="ac"/>
        <w:numPr>
          <w:ilvl w:val="0"/>
          <w:numId w:val="20"/>
        </w:numPr>
      </w:pPr>
      <m:oMath>
        <m:r>
          <w:rPr>
            <w:rFonts w:ascii="Cambria Math" w:hAnsi="Cambria Math"/>
          </w:rPr>
          <m:t>{a,b,d}</m:t>
        </m:r>
      </m:oMath>
      <w:r w:rsidR="00F725C0">
        <w:rPr>
          <w:rFonts w:hint="cs"/>
          <w:rtl/>
        </w:rPr>
        <w:t>.</w:t>
      </w:r>
    </w:p>
    <w:p w14:paraId="0E55CEE8" w14:textId="1CBF3577" w:rsidR="00F725C0" w:rsidRDefault="005E053C" w:rsidP="00F725C0">
      <w:pPr>
        <w:pStyle w:val="ac"/>
        <w:numPr>
          <w:ilvl w:val="0"/>
          <w:numId w:val="20"/>
        </w:numPr>
      </w:pPr>
      <m:oMath>
        <m:r>
          <w:rPr>
            <w:rFonts w:ascii="Cambria Math" w:hAnsi="Cambria Math"/>
          </w:rPr>
          <m:t>{a,c,d}</m:t>
        </m:r>
      </m:oMath>
      <w:r w:rsidR="00F725C0">
        <w:rPr>
          <w:rFonts w:hint="cs"/>
          <w:rtl/>
        </w:rPr>
        <w:t>.</w:t>
      </w:r>
    </w:p>
    <w:p w14:paraId="0F0BA838" w14:textId="6FE3E87A" w:rsidR="00F725C0" w:rsidRPr="00123886" w:rsidRDefault="005E053C" w:rsidP="00F725C0">
      <w:pPr>
        <w:pStyle w:val="ac"/>
        <w:numPr>
          <w:ilvl w:val="0"/>
          <w:numId w:val="20"/>
        </w:numPr>
        <w:rPr>
          <w:rtl/>
        </w:rPr>
      </w:pPr>
      <m:oMath>
        <m:r>
          <w:rPr>
            <w:rFonts w:ascii="Cambria Math" w:hAnsi="Cambria Math"/>
          </w:rPr>
          <m:t>{b,c,d}</m:t>
        </m:r>
      </m:oMath>
      <w:r w:rsidR="00045DD2">
        <w:rPr>
          <w:rFonts w:hint="cs"/>
          <w:rtl/>
        </w:rPr>
        <w:t>.</w:t>
      </w:r>
    </w:p>
    <w:p w14:paraId="7BBD9AA6" w14:textId="4A5259F2" w:rsidR="00BA4FB0" w:rsidRDefault="00D34D3A" w:rsidP="00123886">
      <w:pPr>
        <w:pStyle w:val="ac"/>
        <w:ind w:left="936"/>
        <w:rPr>
          <w:rtl/>
        </w:rPr>
      </w:pPr>
      <w:r>
        <w:rPr>
          <w:rFonts w:hint="cs"/>
          <w:rtl/>
        </w:rPr>
        <w:t xml:space="preserve"> </w:t>
      </w:r>
      <w:r w:rsidR="006345F0">
        <w:rPr>
          <w:rFonts w:hint="cs"/>
          <w:rtl/>
        </w:rPr>
        <w:t>שולחים כל קבוצה</w:t>
      </w:r>
      <w:r>
        <w:rPr>
          <w:rFonts w:hint="cs"/>
          <w:rtl/>
        </w:rPr>
        <w:t xml:space="preserve"> </w:t>
      </w:r>
      <w:r w:rsidR="00EF7900">
        <w:rPr>
          <w:rFonts w:hint="cs"/>
          <w:rtl/>
        </w:rPr>
        <w:t>ל</w:t>
      </w:r>
      <w:r w:rsidRPr="00D34D3A">
        <w:t xml:space="preserve"> </w:t>
      </w:r>
      <w:r>
        <w:t>trilateration</w:t>
      </w:r>
      <w:r w:rsidR="00A624C9">
        <w:rPr>
          <w:rFonts w:hint="cs"/>
          <w:rtl/>
        </w:rPr>
        <w:t>,</w:t>
      </w:r>
      <w:r>
        <w:rPr>
          <w:rFonts w:hint="cs"/>
          <w:rtl/>
        </w:rPr>
        <w:t xml:space="preserve"> לאחר מעבר על כל קבוצות אלו אנו </w:t>
      </w:r>
      <w:r w:rsidR="006B6E40">
        <w:rPr>
          <w:rFonts w:hint="cs"/>
          <w:rtl/>
        </w:rPr>
        <w:t>מחזירים את המיקום עם השגיאה</w:t>
      </w:r>
      <w:r w:rsidR="00A624C9">
        <w:rPr>
          <w:rFonts w:hint="cs"/>
          <w:rtl/>
        </w:rPr>
        <w:t>,</w:t>
      </w:r>
      <w:r w:rsidR="006B6E40">
        <w:rPr>
          <w:rFonts w:hint="cs"/>
          <w:rtl/>
        </w:rPr>
        <w:t xml:space="preserve"> </w:t>
      </w:r>
      <m:oMath>
        <m:r>
          <w:rPr>
            <w:rFonts w:ascii="Cambria Math" w:hAnsi="Cambria Math"/>
          </w:rPr>
          <m:t>erro</m:t>
        </m:r>
        <m:sSub>
          <m:sSubPr>
            <m:ctrlPr>
              <w:rPr>
                <w:rFonts w:ascii="Cambria Math" w:hAnsi="Cambria Math"/>
                <w:i/>
              </w:rPr>
            </m:ctrlPr>
          </m:sSubPr>
          <m:e>
            <m:r>
              <w:rPr>
                <w:rFonts w:ascii="Cambria Math" w:hAnsi="Cambria Math"/>
              </w:rPr>
              <m:t>r</m:t>
            </m:r>
          </m:e>
          <m:sub>
            <m:r>
              <w:rPr>
                <w:rFonts w:ascii="Cambria Math" w:hAnsi="Cambria Math"/>
              </w:rPr>
              <m:t>x</m:t>
            </m:r>
          </m:sub>
        </m:sSub>
      </m:oMath>
      <w:r w:rsidR="00A624C9">
        <w:rPr>
          <w:rFonts w:hint="cs"/>
          <w:rtl/>
        </w:rPr>
        <w:t>,</w:t>
      </w:r>
      <w:r w:rsidR="006B6E40">
        <w:rPr>
          <w:rFonts w:hint="cs"/>
          <w:rtl/>
        </w:rPr>
        <w:t xml:space="preserve"> </w:t>
      </w:r>
      <w:r w:rsidR="009F078F">
        <w:rPr>
          <w:rFonts w:hint="cs"/>
          <w:rtl/>
        </w:rPr>
        <w:t>המינימלי</w:t>
      </w:r>
      <w:r w:rsidR="009F078F">
        <w:rPr>
          <w:rFonts w:hint="eastAsia"/>
          <w:rtl/>
        </w:rPr>
        <w:t>ת</w:t>
      </w:r>
      <w:r w:rsidR="006B6E40">
        <w:rPr>
          <w:rFonts w:hint="cs"/>
          <w:rtl/>
        </w:rPr>
        <w:t>.</w:t>
      </w:r>
    </w:p>
    <w:p w14:paraId="1107E31E" w14:textId="33EE51CA" w:rsidR="005E0E72" w:rsidRDefault="005E0E72" w:rsidP="005E0E72">
      <w:pPr>
        <w:pStyle w:val="1"/>
        <w:rPr>
          <w:rtl/>
        </w:rPr>
      </w:pPr>
      <w:bookmarkStart w:id="55" w:name="_Ref43721648"/>
      <w:bookmarkStart w:id="56" w:name="_Toc312310379"/>
      <w:bookmarkStart w:id="57" w:name="_Toc484705472"/>
      <w:bookmarkStart w:id="58" w:name="_Toc484705753"/>
      <w:bookmarkStart w:id="59" w:name="_Toc485141346"/>
      <w:bookmarkEnd w:id="28"/>
      <w:bookmarkEnd w:id="0"/>
      <w:r w:rsidRPr="00FA6CEC">
        <w:rPr>
          <w:rtl/>
        </w:rPr>
        <w:t>מימוש</w:t>
      </w:r>
      <w:bookmarkEnd w:id="55"/>
      <w:bookmarkEnd w:id="56"/>
      <w:bookmarkEnd w:id="57"/>
      <w:bookmarkEnd w:id="58"/>
      <w:bookmarkEnd w:id="59"/>
    </w:p>
    <w:p w14:paraId="1AEB57DE" w14:textId="77777777" w:rsidR="0067792D" w:rsidRPr="002E51FE" w:rsidRDefault="00D923A0" w:rsidP="00A9216D">
      <w:pPr>
        <w:contextualSpacing/>
        <w:rPr>
          <w:rFonts w:asciiTheme="minorBidi" w:hAnsiTheme="minorBidi"/>
          <w:rtl/>
        </w:rPr>
      </w:pPr>
      <w:r>
        <w:rPr>
          <w:rFonts w:hint="cs"/>
          <w:rtl/>
        </w:rPr>
        <w:t xml:space="preserve">למעשה </w:t>
      </w:r>
      <w:r w:rsidR="00380569">
        <w:rPr>
          <w:rFonts w:hint="cs"/>
          <w:rtl/>
        </w:rPr>
        <w:t>הפרויקט</w:t>
      </w:r>
      <w:r w:rsidR="00F53F5C">
        <w:rPr>
          <w:rFonts w:hint="cs"/>
          <w:rtl/>
        </w:rPr>
        <w:t xml:space="preserve"> הוא </w:t>
      </w:r>
      <w:r w:rsidR="00C74FE8">
        <w:rPr>
          <w:rFonts w:hint="cs"/>
          <w:rtl/>
        </w:rPr>
        <w:t>סימולציה</w:t>
      </w:r>
      <w:r w:rsidR="00F53F5C">
        <w:rPr>
          <w:rFonts w:hint="cs"/>
          <w:rtl/>
        </w:rPr>
        <w:t xml:space="preserve"> של ניווט ב</w:t>
      </w:r>
      <w:r w:rsidR="00F53F5C">
        <w:t>live</w:t>
      </w:r>
      <w:r w:rsidR="00F53F5C">
        <w:rPr>
          <w:rFonts w:hint="cs"/>
          <w:rtl/>
        </w:rPr>
        <w:t>.</w:t>
      </w:r>
      <w:r w:rsidR="00C74FE8">
        <w:rPr>
          <w:rFonts w:hint="cs"/>
          <w:rtl/>
        </w:rPr>
        <w:t xml:space="preserve"> </w:t>
      </w:r>
      <w:r w:rsidR="00406E3B">
        <w:rPr>
          <w:rFonts w:hint="cs"/>
          <w:rtl/>
        </w:rPr>
        <w:t xml:space="preserve"> לצורך כך התוכנית מקבלת</w:t>
      </w:r>
      <w:r w:rsidR="0067792D">
        <w:rPr>
          <w:rFonts w:hint="cs"/>
          <w:rtl/>
        </w:rPr>
        <w:t xml:space="preserve"> 3 קבצים: </w:t>
      </w:r>
    </w:p>
    <w:p w14:paraId="040BE05B" w14:textId="1A64B37B" w:rsidR="009E09CC" w:rsidRPr="002E51FE" w:rsidRDefault="001422E9" w:rsidP="009E09CC">
      <w:pPr>
        <w:pStyle w:val="ac"/>
        <w:numPr>
          <w:ilvl w:val="0"/>
          <w:numId w:val="18"/>
        </w:numPr>
        <w:rPr>
          <w:rFonts w:asciiTheme="minorBidi" w:hAnsiTheme="minorBidi" w:cstheme="minorBidi"/>
        </w:rPr>
      </w:pPr>
      <w:r w:rsidRPr="002E51FE">
        <w:rPr>
          <w:rFonts w:asciiTheme="minorBidi" w:hAnsiTheme="minorBidi" w:cstheme="minorBidi"/>
          <w:rtl/>
        </w:rPr>
        <w:t>קובץ עם</w:t>
      </w:r>
      <w:r w:rsidR="0082640B" w:rsidRPr="002E51FE">
        <w:rPr>
          <w:rFonts w:asciiTheme="minorBidi" w:hAnsiTheme="minorBidi" w:cstheme="minorBidi"/>
          <w:rtl/>
        </w:rPr>
        <w:t xml:space="preserve"> הריספונדרים </w:t>
      </w:r>
      <w:r w:rsidR="00254BE1" w:rsidRPr="002E51FE">
        <w:rPr>
          <w:rFonts w:asciiTheme="minorBidi" w:hAnsiTheme="minorBidi" w:cstheme="minorBidi"/>
          <w:rtl/>
        </w:rPr>
        <w:t>הרלוונטיים</w:t>
      </w:r>
      <w:r w:rsidRPr="002E51FE">
        <w:rPr>
          <w:rFonts w:asciiTheme="minorBidi" w:hAnsiTheme="minorBidi" w:cstheme="minorBidi"/>
          <w:rtl/>
        </w:rPr>
        <w:t xml:space="preserve"> </w:t>
      </w:r>
      <w:r w:rsidR="00254BE1" w:rsidRPr="002E51FE">
        <w:rPr>
          <w:rFonts w:asciiTheme="minorBidi" w:hAnsiTheme="minorBidi" w:cstheme="minorBidi"/>
          <w:rtl/>
        </w:rPr>
        <w:t>ומיקומם</w:t>
      </w:r>
      <w:r w:rsidRPr="002E51FE">
        <w:rPr>
          <w:rFonts w:asciiTheme="minorBidi" w:hAnsiTheme="minorBidi" w:cstheme="minorBidi"/>
          <w:rtl/>
        </w:rPr>
        <w:t xml:space="preserve"> </w:t>
      </w:r>
      <w:r w:rsidR="00E03F12" w:rsidRPr="002E51FE">
        <w:rPr>
          <w:rFonts w:asciiTheme="minorBidi" w:hAnsiTheme="minorBidi" w:cstheme="minorBidi"/>
          <w:rtl/>
        </w:rPr>
        <w:t>בקומה</w:t>
      </w:r>
      <w:r w:rsidR="00247EDC" w:rsidRPr="002E51FE">
        <w:rPr>
          <w:rFonts w:asciiTheme="minorBidi" w:hAnsiTheme="minorBidi" w:cstheme="minorBidi"/>
          <w:rtl/>
        </w:rPr>
        <w:t>.</w:t>
      </w:r>
    </w:p>
    <w:p w14:paraId="0363C692" w14:textId="2D702E38" w:rsidR="009E09CC" w:rsidRPr="002E51FE" w:rsidRDefault="00247EDC" w:rsidP="009B0A6A">
      <w:pPr>
        <w:pStyle w:val="ac"/>
        <w:numPr>
          <w:ilvl w:val="0"/>
          <w:numId w:val="18"/>
        </w:numPr>
        <w:spacing w:line="240" w:lineRule="auto"/>
        <w:rPr>
          <w:rFonts w:asciiTheme="minorBidi" w:hAnsiTheme="minorBidi" w:cstheme="minorBidi"/>
        </w:rPr>
      </w:pPr>
      <w:r w:rsidRPr="002E51FE">
        <w:rPr>
          <w:rFonts w:asciiTheme="minorBidi" w:hAnsiTheme="minorBidi" w:cstheme="minorBidi"/>
          <w:rtl/>
        </w:rPr>
        <w:t>קו</w:t>
      </w:r>
      <w:r w:rsidR="007B05A5" w:rsidRPr="002E51FE">
        <w:rPr>
          <w:rFonts w:asciiTheme="minorBidi" w:hAnsiTheme="minorBidi" w:cstheme="minorBidi"/>
          <w:rtl/>
        </w:rPr>
        <w:t>בץ ה</w:t>
      </w:r>
      <w:r w:rsidR="007B05A5" w:rsidRPr="002E51FE">
        <w:rPr>
          <w:rFonts w:asciiTheme="minorBidi" w:hAnsiTheme="minorBidi" w:cstheme="minorBidi"/>
        </w:rPr>
        <w:t xml:space="preserve">Database </w:t>
      </w:r>
      <w:r w:rsidR="007B05A5" w:rsidRPr="002E51FE">
        <w:rPr>
          <w:rFonts w:asciiTheme="minorBidi" w:hAnsiTheme="minorBidi" w:cstheme="minorBidi"/>
          <w:rtl/>
        </w:rPr>
        <w:t>:</w:t>
      </w:r>
      <w:r w:rsidR="005F712E" w:rsidRPr="002E51FE">
        <w:rPr>
          <w:rFonts w:asciiTheme="minorBidi" w:hAnsiTheme="minorBidi" w:cstheme="minorBidi"/>
          <w:rtl/>
        </w:rPr>
        <w:t xml:space="preserve"> מכיל את טביעות האצבע אשר ממפות את הקומה</w:t>
      </w:r>
      <w:r w:rsidR="00E15A63" w:rsidRPr="002E51FE">
        <w:rPr>
          <w:rFonts w:asciiTheme="minorBidi" w:hAnsiTheme="minorBidi" w:cstheme="minorBidi"/>
          <w:rtl/>
        </w:rPr>
        <w:t xml:space="preserve">. </w:t>
      </w:r>
      <w:r w:rsidR="0009708F" w:rsidRPr="002E51FE">
        <w:rPr>
          <w:rFonts w:asciiTheme="minorBidi" w:hAnsiTheme="minorBidi" w:cstheme="minorBidi"/>
          <w:rtl/>
        </w:rPr>
        <w:t>שורה ב</w:t>
      </w:r>
      <w:r w:rsidR="00E15A63" w:rsidRPr="002E51FE">
        <w:rPr>
          <w:rFonts w:asciiTheme="minorBidi" w:hAnsiTheme="minorBidi" w:cstheme="minorBidi"/>
          <w:rtl/>
        </w:rPr>
        <w:t>טביעת אצבע היא מהצורה (</w:t>
      </w:r>
      <w:r w:rsidR="00825695" w:rsidRPr="002E51FE">
        <w:rPr>
          <w:rFonts w:asciiTheme="minorBidi" w:hAnsiTheme="minorBidi" w:cstheme="minorBidi"/>
        </w:rPr>
        <w:t>MAC</w:t>
      </w:r>
      <w:r w:rsidR="002F3DA9" w:rsidRPr="002E51FE">
        <w:rPr>
          <w:rFonts w:asciiTheme="minorBidi" w:hAnsiTheme="minorBidi" w:cstheme="minorBidi"/>
        </w:rPr>
        <w:t>,</w:t>
      </w:r>
      <w:r w:rsidR="00B22529" w:rsidRPr="002E51FE">
        <w:rPr>
          <w:rFonts w:asciiTheme="minorBidi" w:hAnsiTheme="minorBidi" w:cstheme="minorBidi"/>
        </w:rPr>
        <w:t xml:space="preserve"> </w:t>
      </w:r>
      <w:r w:rsidR="00825695" w:rsidRPr="002E51FE">
        <w:rPr>
          <w:rFonts w:asciiTheme="minorBidi" w:hAnsiTheme="minorBidi" w:cstheme="minorBidi"/>
        </w:rPr>
        <w:t>RSSI</w:t>
      </w:r>
      <w:r w:rsidR="00B22529" w:rsidRPr="002E51FE">
        <w:rPr>
          <w:rFonts w:asciiTheme="minorBidi" w:hAnsiTheme="minorBidi" w:cstheme="minorBidi"/>
        </w:rPr>
        <w:t>[db],</w:t>
      </w:r>
      <w:r w:rsidR="002F7710" w:rsidRPr="002E51FE">
        <w:rPr>
          <w:rFonts w:asciiTheme="minorBidi" w:hAnsiTheme="minorBidi" w:cstheme="minorBidi"/>
        </w:rPr>
        <w:t xml:space="preserve"> Latitude,</w:t>
      </w:r>
      <w:r w:rsidR="00825695" w:rsidRPr="002E51FE">
        <w:rPr>
          <w:rFonts w:asciiTheme="minorBidi" w:hAnsiTheme="minorBidi" w:cstheme="minorBidi"/>
        </w:rPr>
        <w:t xml:space="preserve"> Longitude,</w:t>
      </w:r>
      <w:r w:rsidR="00B83B68" w:rsidRPr="002E51FE">
        <w:rPr>
          <w:rFonts w:asciiTheme="minorBidi" w:hAnsiTheme="minorBidi" w:cstheme="minorBidi"/>
        </w:rPr>
        <w:t xml:space="preserve"> Altitude</w:t>
      </w:r>
      <w:r w:rsidR="00825695" w:rsidRPr="002E51FE">
        <w:rPr>
          <w:rFonts w:asciiTheme="minorBidi" w:hAnsiTheme="minorBidi" w:cstheme="minorBidi"/>
        </w:rPr>
        <w:t xml:space="preserve"> </w:t>
      </w:r>
      <w:r w:rsidR="00B83B68" w:rsidRPr="002E51FE">
        <w:rPr>
          <w:rFonts w:asciiTheme="minorBidi" w:hAnsiTheme="minorBidi" w:cstheme="minorBidi"/>
        </w:rPr>
        <w:t>,</w:t>
      </w:r>
      <w:r w:rsidR="00825695" w:rsidRPr="002E51FE">
        <w:rPr>
          <w:rFonts w:asciiTheme="minorBidi" w:hAnsiTheme="minorBidi" w:cstheme="minorBidi"/>
        </w:rPr>
        <w:t>Range[cm]</w:t>
      </w:r>
      <w:r w:rsidR="00E15A63" w:rsidRPr="002E51FE">
        <w:rPr>
          <w:rFonts w:asciiTheme="minorBidi" w:hAnsiTheme="minorBidi" w:cstheme="minorBidi"/>
          <w:rtl/>
        </w:rPr>
        <w:t>)</w:t>
      </w:r>
      <w:r w:rsidR="0009708F" w:rsidRPr="002E51FE">
        <w:rPr>
          <w:rFonts w:asciiTheme="minorBidi" w:hAnsiTheme="minorBidi" w:cstheme="minorBidi"/>
          <w:rtl/>
        </w:rPr>
        <w:t xml:space="preserve"> </w:t>
      </w:r>
      <w:r w:rsidR="00024B64" w:rsidRPr="002E51FE">
        <w:rPr>
          <w:rFonts w:asciiTheme="minorBidi" w:hAnsiTheme="minorBidi" w:cstheme="minorBidi"/>
          <w:rtl/>
        </w:rPr>
        <w:t xml:space="preserve">וטביעת אצבע היא </w:t>
      </w:r>
      <w:r w:rsidR="0082640B" w:rsidRPr="002E51FE">
        <w:rPr>
          <w:rFonts w:asciiTheme="minorBidi" w:hAnsiTheme="minorBidi" w:cstheme="minorBidi"/>
          <w:rtl/>
        </w:rPr>
        <w:t>שורה לכל ריספונדר בקו</w:t>
      </w:r>
      <w:r w:rsidR="00254BE1" w:rsidRPr="002E51FE">
        <w:rPr>
          <w:rFonts w:asciiTheme="minorBidi" w:hAnsiTheme="minorBidi" w:cstheme="minorBidi"/>
          <w:rtl/>
        </w:rPr>
        <w:t>בץ ריספונדורים,</w:t>
      </w:r>
      <w:r w:rsidR="002953EB" w:rsidRPr="002E51FE">
        <w:rPr>
          <w:rFonts w:asciiTheme="minorBidi" w:hAnsiTheme="minorBidi" w:cstheme="minorBidi"/>
          <w:rtl/>
        </w:rPr>
        <w:t xml:space="preserve"> </w:t>
      </w:r>
      <w:r w:rsidR="00B23CB1" w:rsidRPr="002E51FE">
        <w:rPr>
          <w:rFonts w:asciiTheme="minorBidi" w:hAnsiTheme="minorBidi" w:cstheme="minorBidi"/>
          <w:rtl/>
        </w:rPr>
        <w:t>כאשר:</w:t>
      </w:r>
    </w:p>
    <w:p w14:paraId="3127586F" w14:textId="0F7B5310" w:rsidR="005D68BD" w:rsidRPr="002E51FE" w:rsidRDefault="00B23CB1" w:rsidP="009B0A6A">
      <w:pPr>
        <w:pStyle w:val="ac"/>
        <w:numPr>
          <w:ilvl w:val="0"/>
          <w:numId w:val="17"/>
        </w:numPr>
        <w:spacing w:line="240" w:lineRule="auto"/>
        <w:rPr>
          <w:rFonts w:asciiTheme="minorBidi" w:hAnsiTheme="minorBidi" w:cstheme="minorBidi"/>
          <w:rtl/>
        </w:rPr>
      </w:pPr>
      <w:r w:rsidRPr="002E51FE">
        <w:rPr>
          <w:rFonts w:asciiTheme="minorBidi" w:hAnsiTheme="minorBidi" w:cstheme="minorBidi"/>
        </w:rPr>
        <w:t>MAC</w:t>
      </w:r>
      <w:r w:rsidR="005D6569" w:rsidRPr="002E51FE">
        <w:rPr>
          <w:rFonts w:asciiTheme="minorBidi" w:hAnsiTheme="minorBidi" w:cstheme="minorBidi"/>
          <w:rtl/>
        </w:rPr>
        <w:t xml:space="preserve">: </w:t>
      </w:r>
      <w:r w:rsidR="00186581" w:rsidRPr="002E51FE">
        <w:rPr>
          <w:rFonts w:asciiTheme="minorBidi" w:hAnsiTheme="minorBidi" w:cstheme="minorBidi"/>
        </w:rPr>
        <w:t>Media Access Control address</w:t>
      </w:r>
      <w:r w:rsidR="005D6569" w:rsidRPr="002E51FE">
        <w:rPr>
          <w:rFonts w:asciiTheme="minorBidi" w:hAnsiTheme="minorBidi" w:cstheme="minorBidi"/>
          <w:rtl/>
        </w:rPr>
        <w:t xml:space="preserve"> </w:t>
      </w:r>
      <w:r w:rsidR="00186581" w:rsidRPr="002E51FE">
        <w:rPr>
          <w:rFonts w:asciiTheme="minorBidi" w:hAnsiTheme="minorBidi" w:cstheme="minorBidi"/>
          <w:rtl/>
        </w:rPr>
        <w:t>של</w:t>
      </w:r>
      <w:r w:rsidR="00346080" w:rsidRPr="002E51FE">
        <w:rPr>
          <w:rFonts w:asciiTheme="minorBidi" w:hAnsiTheme="minorBidi" w:cstheme="minorBidi"/>
          <w:rtl/>
        </w:rPr>
        <w:t xml:space="preserve"> הריספונדר, זה למעשה המזהה שלו.</w:t>
      </w:r>
    </w:p>
    <w:p w14:paraId="7CE52F2F" w14:textId="31B5F385" w:rsidR="00177A3B" w:rsidRPr="002E51FE" w:rsidRDefault="001243D8" w:rsidP="009B0A6A">
      <w:pPr>
        <w:pStyle w:val="ac"/>
        <w:numPr>
          <w:ilvl w:val="0"/>
          <w:numId w:val="17"/>
        </w:numPr>
        <w:spacing w:line="240" w:lineRule="auto"/>
        <w:rPr>
          <w:rFonts w:asciiTheme="minorBidi" w:hAnsiTheme="minorBidi" w:cstheme="minorBidi"/>
        </w:rPr>
      </w:pPr>
      <w:r w:rsidRPr="002E51FE">
        <w:rPr>
          <w:rFonts w:asciiTheme="minorBidi" w:hAnsiTheme="minorBidi" w:cstheme="minorBidi"/>
        </w:rPr>
        <w:t>:</w:t>
      </w:r>
      <w:r w:rsidR="00346080" w:rsidRPr="002E51FE">
        <w:rPr>
          <w:rFonts w:asciiTheme="minorBidi" w:hAnsiTheme="minorBidi" w:cstheme="minorBidi"/>
        </w:rPr>
        <w:t>RSSI</w:t>
      </w:r>
      <w:r w:rsidR="00346080" w:rsidRPr="002E51FE">
        <w:rPr>
          <w:rFonts w:asciiTheme="minorBidi" w:hAnsiTheme="minorBidi" w:cstheme="minorBidi"/>
          <w:rtl/>
        </w:rPr>
        <w:t xml:space="preserve"> זה הוא ערך ה</w:t>
      </w:r>
      <w:r w:rsidR="00346080" w:rsidRPr="002E51FE">
        <w:rPr>
          <w:rFonts w:asciiTheme="minorBidi" w:hAnsiTheme="minorBidi" w:cstheme="minorBidi"/>
        </w:rPr>
        <w:t>RSSI</w:t>
      </w:r>
      <w:r w:rsidRPr="002E51FE">
        <w:rPr>
          <w:rFonts w:asciiTheme="minorBidi" w:hAnsiTheme="minorBidi" w:cstheme="minorBidi"/>
        </w:rPr>
        <w:t xml:space="preserve"> </w:t>
      </w:r>
      <w:r w:rsidR="008D4CA3" w:rsidRPr="002E51FE">
        <w:rPr>
          <w:rFonts w:asciiTheme="minorBidi" w:hAnsiTheme="minorBidi" w:cstheme="minorBidi"/>
          <w:rtl/>
        </w:rPr>
        <w:t xml:space="preserve">, כאשר </w:t>
      </w:r>
      <w:r w:rsidR="00D344E9" w:rsidRPr="002E51FE">
        <w:rPr>
          <w:rFonts w:asciiTheme="minorBidi" w:hAnsiTheme="minorBidi" w:cstheme="minorBidi"/>
          <w:rtl/>
        </w:rPr>
        <w:t>המדידה לא הצליחה עבור הריספונדר</w:t>
      </w:r>
      <w:r w:rsidR="00AC2A85" w:rsidRPr="002E51FE">
        <w:rPr>
          <w:rFonts w:asciiTheme="minorBidi" w:hAnsiTheme="minorBidi" w:cstheme="minorBidi"/>
          <w:rtl/>
        </w:rPr>
        <w:t xml:space="preserve"> יהיה ערכו     </w:t>
      </w:r>
      <w:r w:rsidR="00AC2A85" w:rsidRPr="002E51FE">
        <w:rPr>
          <w:rFonts w:asciiTheme="minorBidi" w:hAnsiTheme="minorBidi" w:cstheme="minorBidi"/>
        </w:rPr>
        <w:t>-120[db]</w:t>
      </w:r>
    </w:p>
    <w:p w14:paraId="6D14C0D6" w14:textId="2ABD3B61" w:rsidR="00B83B68" w:rsidRPr="002E51FE" w:rsidRDefault="00B83B68" w:rsidP="009B0A6A">
      <w:pPr>
        <w:pStyle w:val="ac"/>
        <w:numPr>
          <w:ilvl w:val="0"/>
          <w:numId w:val="17"/>
        </w:numPr>
        <w:spacing w:line="240" w:lineRule="auto"/>
        <w:rPr>
          <w:rFonts w:asciiTheme="minorBidi" w:hAnsiTheme="minorBidi" w:cstheme="minorBidi"/>
        </w:rPr>
      </w:pPr>
      <w:r w:rsidRPr="002E51FE">
        <w:rPr>
          <w:rFonts w:asciiTheme="minorBidi" w:hAnsiTheme="minorBidi" w:cstheme="minorBidi"/>
        </w:rPr>
        <w:t>Latitude</w:t>
      </w:r>
      <w:r w:rsidRPr="002E51FE">
        <w:rPr>
          <w:rFonts w:asciiTheme="minorBidi" w:hAnsiTheme="minorBidi" w:cstheme="minorBidi"/>
          <w:rtl/>
        </w:rPr>
        <w:t xml:space="preserve">: ערך קו </w:t>
      </w:r>
      <w:r w:rsidR="00CF6B8F" w:rsidRPr="002E51FE">
        <w:rPr>
          <w:rFonts w:asciiTheme="minorBidi" w:hAnsiTheme="minorBidi" w:cstheme="minorBidi"/>
          <w:rtl/>
        </w:rPr>
        <w:t>האורך במדידה.</w:t>
      </w:r>
    </w:p>
    <w:p w14:paraId="2685454D" w14:textId="3443F9BB" w:rsidR="00CF6B8F" w:rsidRPr="002E51FE" w:rsidRDefault="00CF6B8F" w:rsidP="009B0A6A">
      <w:pPr>
        <w:pStyle w:val="ac"/>
        <w:numPr>
          <w:ilvl w:val="0"/>
          <w:numId w:val="17"/>
        </w:numPr>
        <w:spacing w:line="240" w:lineRule="auto"/>
        <w:rPr>
          <w:rFonts w:asciiTheme="minorBidi" w:hAnsiTheme="minorBidi" w:cstheme="minorBidi"/>
        </w:rPr>
      </w:pPr>
      <w:r w:rsidRPr="002E51FE">
        <w:rPr>
          <w:rFonts w:asciiTheme="minorBidi" w:hAnsiTheme="minorBidi" w:cstheme="minorBidi"/>
        </w:rPr>
        <w:t>Longitude</w:t>
      </w:r>
      <w:r w:rsidRPr="002E51FE">
        <w:rPr>
          <w:rFonts w:asciiTheme="minorBidi" w:hAnsiTheme="minorBidi" w:cstheme="minorBidi"/>
          <w:rtl/>
        </w:rPr>
        <w:t>: ערך קו הרוחב במדידה</w:t>
      </w:r>
    </w:p>
    <w:p w14:paraId="6EC0D3C9" w14:textId="2F6288B0" w:rsidR="00CF6B8F" w:rsidRPr="002E51FE" w:rsidRDefault="00254BE1" w:rsidP="009B0A6A">
      <w:pPr>
        <w:pStyle w:val="ac"/>
        <w:numPr>
          <w:ilvl w:val="0"/>
          <w:numId w:val="17"/>
        </w:numPr>
        <w:spacing w:line="240" w:lineRule="auto"/>
        <w:rPr>
          <w:rFonts w:asciiTheme="minorBidi" w:hAnsiTheme="minorBidi" w:cstheme="minorBidi"/>
        </w:rPr>
      </w:pPr>
      <w:r w:rsidRPr="002E51FE">
        <w:rPr>
          <w:rFonts w:asciiTheme="minorBidi" w:hAnsiTheme="minorBidi" w:cstheme="minorBidi"/>
        </w:rPr>
        <w:t>Altitude</w:t>
      </w:r>
      <w:r w:rsidRPr="002E51FE">
        <w:rPr>
          <w:rFonts w:asciiTheme="minorBidi" w:hAnsiTheme="minorBidi" w:cstheme="minorBidi"/>
          <w:rtl/>
        </w:rPr>
        <w:t xml:space="preserve">: </w:t>
      </w:r>
      <w:r w:rsidR="0013476D" w:rsidRPr="002E51FE">
        <w:rPr>
          <w:rFonts w:asciiTheme="minorBidi" w:hAnsiTheme="minorBidi" w:cstheme="minorBidi"/>
          <w:rtl/>
        </w:rPr>
        <w:t xml:space="preserve">קו הגובה במדידה </w:t>
      </w:r>
    </w:p>
    <w:p w14:paraId="2ABD3612" w14:textId="7F413D5C" w:rsidR="005642B7" w:rsidRPr="002E51FE" w:rsidRDefault="00265111" w:rsidP="009B0A6A">
      <w:pPr>
        <w:pStyle w:val="ac"/>
        <w:numPr>
          <w:ilvl w:val="0"/>
          <w:numId w:val="17"/>
        </w:numPr>
        <w:spacing w:line="240" w:lineRule="auto"/>
        <w:rPr>
          <w:rFonts w:asciiTheme="minorBidi" w:hAnsiTheme="minorBidi" w:cstheme="minorBidi"/>
        </w:rPr>
      </w:pPr>
      <w:r w:rsidRPr="002E51FE">
        <w:rPr>
          <w:rFonts w:asciiTheme="minorBidi" w:hAnsiTheme="minorBidi" w:cstheme="minorBidi"/>
        </w:rPr>
        <w:t>:</w:t>
      </w:r>
      <w:r w:rsidR="005642B7" w:rsidRPr="002E51FE">
        <w:rPr>
          <w:rFonts w:asciiTheme="minorBidi" w:hAnsiTheme="minorBidi" w:cstheme="minorBidi"/>
        </w:rPr>
        <w:t>Range</w:t>
      </w:r>
      <w:r w:rsidR="005642B7" w:rsidRPr="002E51FE">
        <w:rPr>
          <w:rFonts w:asciiTheme="minorBidi" w:hAnsiTheme="minorBidi" w:cstheme="minorBidi"/>
          <w:rtl/>
        </w:rPr>
        <w:t xml:space="preserve"> המרחק מהריספונדר בסנטימטרים</w:t>
      </w:r>
      <w:r w:rsidR="00210E7C" w:rsidRPr="002E51FE">
        <w:rPr>
          <w:rFonts w:asciiTheme="minorBidi" w:hAnsiTheme="minorBidi" w:cstheme="minorBidi"/>
          <w:rtl/>
        </w:rPr>
        <w:t>,</w:t>
      </w:r>
      <w:r w:rsidR="005642B7" w:rsidRPr="002E51FE">
        <w:rPr>
          <w:rFonts w:asciiTheme="minorBidi" w:hAnsiTheme="minorBidi" w:cstheme="minorBidi"/>
          <w:rtl/>
        </w:rPr>
        <w:t xml:space="preserve"> כאשר המדידה לא הצליחה ערכו יהיה 0.</w:t>
      </w:r>
    </w:p>
    <w:p w14:paraId="6665EBC2" w14:textId="57C1B31B" w:rsidR="009A3799" w:rsidRPr="002E51FE" w:rsidRDefault="003F6564" w:rsidP="009B0A6A">
      <w:pPr>
        <w:pStyle w:val="ac"/>
        <w:numPr>
          <w:ilvl w:val="0"/>
          <w:numId w:val="18"/>
        </w:numPr>
        <w:spacing w:line="240" w:lineRule="auto"/>
        <w:rPr>
          <w:rFonts w:asciiTheme="minorBidi" w:hAnsiTheme="minorBidi" w:cstheme="minorBidi"/>
        </w:rPr>
      </w:pPr>
      <w:r w:rsidRPr="002E51FE">
        <w:rPr>
          <w:rFonts w:asciiTheme="minorBidi" w:hAnsiTheme="minorBidi" w:cstheme="minorBidi"/>
          <w:rtl/>
        </w:rPr>
        <w:t xml:space="preserve">קובץ משתמש: </w:t>
      </w:r>
      <w:r w:rsidR="00CB53BE" w:rsidRPr="002E51FE">
        <w:rPr>
          <w:rFonts w:asciiTheme="minorBidi" w:hAnsiTheme="minorBidi" w:cstheme="minorBidi"/>
          <w:rtl/>
        </w:rPr>
        <w:t xml:space="preserve">קובץ </w:t>
      </w:r>
      <w:r w:rsidR="0047074E" w:rsidRPr="002E51FE">
        <w:rPr>
          <w:rFonts w:asciiTheme="minorBidi" w:hAnsiTheme="minorBidi" w:cstheme="minorBidi"/>
          <w:rtl/>
        </w:rPr>
        <w:t xml:space="preserve">המדמה </w:t>
      </w:r>
      <w:r w:rsidR="00E8502A" w:rsidRPr="002E51FE">
        <w:rPr>
          <w:rFonts w:asciiTheme="minorBidi" w:hAnsiTheme="minorBidi" w:cstheme="minorBidi"/>
          <w:rtl/>
        </w:rPr>
        <w:t xml:space="preserve">את </w:t>
      </w:r>
      <w:r w:rsidR="0080441C" w:rsidRPr="002E51FE">
        <w:rPr>
          <w:rFonts w:asciiTheme="minorBidi" w:hAnsiTheme="minorBidi" w:cstheme="minorBidi"/>
          <w:rtl/>
        </w:rPr>
        <w:t>הנתונים</w:t>
      </w:r>
      <w:r w:rsidR="00E8502A" w:rsidRPr="002E51FE">
        <w:rPr>
          <w:rFonts w:asciiTheme="minorBidi" w:hAnsiTheme="minorBidi" w:cstheme="minorBidi"/>
          <w:rtl/>
        </w:rPr>
        <w:t xml:space="preserve"> שמשתמש </w:t>
      </w:r>
      <w:r w:rsidR="005B755F" w:rsidRPr="002E51FE">
        <w:rPr>
          <w:rFonts w:asciiTheme="minorBidi" w:hAnsiTheme="minorBidi" w:cstheme="minorBidi"/>
          <w:rtl/>
        </w:rPr>
        <w:t xml:space="preserve">מעביר תוך כדי ניווט. הקובץ מכיל נתוני </w:t>
      </w:r>
      <w:r w:rsidR="005B755F" w:rsidRPr="002E51FE">
        <w:rPr>
          <w:rFonts w:asciiTheme="minorBidi" w:hAnsiTheme="minorBidi" w:cstheme="minorBidi"/>
        </w:rPr>
        <w:t>RSSI</w:t>
      </w:r>
      <w:r w:rsidR="005B755F" w:rsidRPr="002E51FE">
        <w:rPr>
          <w:rFonts w:asciiTheme="minorBidi" w:hAnsiTheme="minorBidi" w:cstheme="minorBidi"/>
          <w:rtl/>
        </w:rPr>
        <w:t xml:space="preserve"> ו-</w:t>
      </w:r>
      <w:r w:rsidR="005B755F" w:rsidRPr="002E51FE">
        <w:rPr>
          <w:rFonts w:asciiTheme="minorBidi" w:hAnsiTheme="minorBidi" w:cstheme="minorBidi"/>
        </w:rPr>
        <w:t xml:space="preserve">range </w:t>
      </w:r>
      <w:r w:rsidR="005B755F" w:rsidRPr="002E51FE">
        <w:rPr>
          <w:rFonts w:asciiTheme="minorBidi" w:hAnsiTheme="minorBidi" w:cstheme="minorBidi"/>
          <w:rtl/>
        </w:rPr>
        <w:t xml:space="preserve"> לכל ריספונדר בקומה (אם לא</w:t>
      </w:r>
      <w:r w:rsidR="00A12224" w:rsidRPr="002E51FE">
        <w:rPr>
          <w:rFonts w:asciiTheme="minorBidi" w:hAnsiTheme="minorBidi" w:cstheme="minorBidi"/>
          <w:rtl/>
        </w:rPr>
        <w:t xml:space="preserve"> הצליח להשיג </w:t>
      </w:r>
      <w:r w:rsidR="0080441C" w:rsidRPr="002E51FE">
        <w:rPr>
          <w:rFonts w:asciiTheme="minorBidi" w:hAnsiTheme="minorBidi" w:cstheme="minorBidi"/>
          <w:rtl/>
        </w:rPr>
        <w:t>נתונים</w:t>
      </w:r>
      <w:r w:rsidR="00A12224" w:rsidRPr="002E51FE">
        <w:rPr>
          <w:rFonts w:asciiTheme="minorBidi" w:hAnsiTheme="minorBidi" w:cstheme="minorBidi"/>
          <w:rtl/>
        </w:rPr>
        <w:t xml:space="preserve"> אלה עבור ריספונדר מסוים</w:t>
      </w:r>
      <w:r w:rsidR="00BB3978" w:rsidRPr="002E51FE">
        <w:rPr>
          <w:rFonts w:asciiTheme="minorBidi" w:hAnsiTheme="minorBidi" w:cstheme="minorBidi"/>
        </w:rPr>
        <w:t xml:space="preserve"> </w:t>
      </w:r>
      <w:r w:rsidR="00BB3978" w:rsidRPr="002E51FE">
        <w:rPr>
          <w:rFonts w:asciiTheme="minorBidi" w:hAnsiTheme="minorBidi" w:cstheme="minorBidi"/>
          <w:rtl/>
        </w:rPr>
        <w:t>הם יהיו</w:t>
      </w:r>
      <w:r w:rsidR="00E401CE" w:rsidRPr="002E51FE">
        <w:rPr>
          <w:rFonts w:asciiTheme="minorBidi" w:hAnsiTheme="minorBidi" w:cstheme="minorBidi"/>
          <w:rtl/>
        </w:rPr>
        <w:t xml:space="preserve"> [</w:t>
      </w:r>
      <w:r w:rsidR="00E401CE" w:rsidRPr="002E51FE">
        <w:rPr>
          <w:rFonts w:asciiTheme="minorBidi" w:hAnsiTheme="minorBidi" w:cstheme="minorBidi"/>
        </w:rPr>
        <w:t>cm</w:t>
      </w:r>
      <w:r w:rsidR="00E401CE" w:rsidRPr="002E51FE">
        <w:rPr>
          <w:rFonts w:asciiTheme="minorBidi" w:hAnsiTheme="minorBidi" w:cstheme="minorBidi"/>
          <w:rtl/>
        </w:rPr>
        <w:t>]0 ו-</w:t>
      </w:r>
      <w:r w:rsidR="00BB3978" w:rsidRPr="002E51FE">
        <w:rPr>
          <w:rFonts w:asciiTheme="minorBidi" w:hAnsiTheme="minorBidi" w:cstheme="minorBidi"/>
          <w:rtl/>
        </w:rPr>
        <w:t xml:space="preserve"> </w:t>
      </w:r>
      <w:r w:rsidR="00A9216D" w:rsidRPr="002E51FE">
        <w:rPr>
          <w:rFonts w:asciiTheme="minorBidi" w:hAnsiTheme="minorBidi" w:cstheme="minorBidi"/>
        </w:rPr>
        <w:t>-120[</w:t>
      </w:r>
      <w:r w:rsidR="00BB4586" w:rsidRPr="002E51FE">
        <w:rPr>
          <w:rFonts w:asciiTheme="minorBidi" w:hAnsiTheme="minorBidi" w:cstheme="minorBidi"/>
        </w:rPr>
        <w:t>dbm</w:t>
      </w:r>
      <w:r w:rsidR="00A9216D" w:rsidRPr="002E51FE">
        <w:rPr>
          <w:rFonts w:asciiTheme="minorBidi" w:hAnsiTheme="minorBidi" w:cstheme="minorBidi"/>
        </w:rPr>
        <w:t>]</w:t>
      </w:r>
      <w:r w:rsidR="0080441C" w:rsidRPr="002E51FE">
        <w:rPr>
          <w:rFonts w:asciiTheme="minorBidi" w:hAnsiTheme="minorBidi" w:cstheme="minorBidi"/>
          <w:rtl/>
        </w:rPr>
        <w:t xml:space="preserve"> בהתאמה)</w:t>
      </w:r>
      <w:r w:rsidR="004F3B4F" w:rsidRPr="002E51FE">
        <w:rPr>
          <w:rFonts w:asciiTheme="minorBidi" w:hAnsiTheme="minorBidi" w:cstheme="minorBidi"/>
          <w:rtl/>
        </w:rPr>
        <w:t>, ובנוסף גם את המיקום הא</w:t>
      </w:r>
      <w:r w:rsidR="00BF07D5" w:rsidRPr="002E51FE">
        <w:rPr>
          <w:rFonts w:asciiTheme="minorBidi" w:hAnsiTheme="minorBidi" w:cstheme="minorBidi"/>
          <w:rtl/>
        </w:rPr>
        <w:t xml:space="preserve">מיתי </w:t>
      </w:r>
      <w:r w:rsidR="006104BB" w:rsidRPr="002E51FE">
        <w:rPr>
          <w:rFonts w:asciiTheme="minorBidi" w:hAnsiTheme="minorBidi" w:cstheme="minorBidi"/>
          <w:rtl/>
        </w:rPr>
        <w:t>ש</w:t>
      </w:r>
      <w:r w:rsidR="000062CD" w:rsidRPr="002E51FE">
        <w:rPr>
          <w:rFonts w:asciiTheme="minorBidi" w:hAnsiTheme="minorBidi" w:cstheme="minorBidi"/>
          <w:rtl/>
        </w:rPr>
        <w:t>כל מדידה בוצעה בו וזאת על מנת להשוואות בין שיערוך המיקום</w:t>
      </w:r>
      <w:r w:rsidR="001F63FB" w:rsidRPr="002E51FE">
        <w:rPr>
          <w:rFonts w:asciiTheme="minorBidi" w:hAnsiTheme="minorBidi" w:cstheme="minorBidi"/>
          <w:rtl/>
        </w:rPr>
        <w:t xml:space="preserve"> לבין המיקום האמיתי שהיה בו המשתמש.</w:t>
      </w:r>
      <w:r w:rsidRPr="002E51FE">
        <w:rPr>
          <w:rFonts w:asciiTheme="minorBidi" w:hAnsiTheme="minorBidi" w:cstheme="minorBidi"/>
          <w:rtl/>
        </w:rPr>
        <w:t xml:space="preserve"> סך כל "מ</w:t>
      </w:r>
      <w:r w:rsidR="00DC0642" w:rsidRPr="002E51FE">
        <w:rPr>
          <w:rFonts w:asciiTheme="minorBidi" w:hAnsiTheme="minorBidi" w:cstheme="minorBidi"/>
          <w:rtl/>
        </w:rPr>
        <w:t>דידה" של המשתמש בקובץ נרא</w:t>
      </w:r>
      <w:r w:rsidR="00D62A92" w:rsidRPr="002E51FE">
        <w:rPr>
          <w:rFonts w:asciiTheme="minorBidi" w:hAnsiTheme="minorBidi" w:cstheme="minorBidi"/>
          <w:rtl/>
        </w:rPr>
        <w:t>ה</w:t>
      </w:r>
      <w:r w:rsidR="00DC0642" w:rsidRPr="002E51FE">
        <w:rPr>
          <w:rFonts w:asciiTheme="minorBidi" w:hAnsiTheme="minorBidi" w:cstheme="minorBidi"/>
          <w:rtl/>
        </w:rPr>
        <w:t xml:space="preserve"> כמו שורה בקובץ </w:t>
      </w:r>
      <w:r w:rsidR="00DC0642" w:rsidRPr="002E51FE">
        <w:rPr>
          <w:rFonts w:asciiTheme="minorBidi" w:hAnsiTheme="minorBidi" w:cstheme="minorBidi"/>
        </w:rPr>
        <w:t>Database</w:t>
      </w:r>
      <w:r w:rsidR="00DC0642" w:rsidRPr="002E51FE">
        <w:rPr>
          <w:rFonts w:asciiTheme="minorBidi" w:hAnsiTheme="minorBidi" w:cstheme="minorBidi"/>
          <w:rtl/>
        </w:rPr>
        <w:t>.</w:t>
      </w:r>
    </w:p>
    <w:p w14:paraId="38345768" w14:textId="77777777" w:rsidR="001B4FCE" w:rsidRDefault="001B4FCE" w:rsidP="001B4FCE">
      <w:pPr>
        <w:pStyle w:val="ac"/>
        <w:rPr>
          <w:rtl/>
        </w:rPr>
      </w:pPr>
    </w:p>
    <w:p w14:paraId="0541AC6D" w14:textId="20EFAA2D" w:rsidR="00F0206A" w:rsidRDefault="00B07C66" w:rsidP="00F0206A">
      <w:pPr>
        <w:contextualSpacing/>
        <w:rPr>
          <w:rtl/>
        </w:rPr>
      </w:pPr>
      <w:r>
        <w:rPr>
          <w:rFonts w:hint="cs"/>
          <w:rtl/>
        </w:rPr>
        <w:t>כל המדידות</w:t>
      </w:r>
      <w:r w:rsidR="00FE12AE">
        <w:rPr>
          <w:rFonts w:hint="cs"/>
          <w:rtl/>
        </w:rPr>
        <w:t xml:space="preserve"> בוצעו </w:t>
      </w:r>
      <w:r w:rsidR="00057345">
        <w:rPr>
          <w:rFonts w:hint="cs"/>
          <w:rtl/>
        </w:rPr>
        <w:t>בבניין</w:t>
      </w:r>
      <w:r w:rsidR="00FE12AE">
        <w:rPr>
          <w:rFonts w:hint="cs"/>
          <w:rtl/>
        </w:rPr>
        <w:t xml:space="preserve"> כיתות להנדסת חשמל, קומה שניה, על ידי צוות </w:t>
      </w:r>
      <w:r w:rsidR="00057345">
        <w:rPr>
          <w:rFonts w:hint="cs"/>
          <w:rtl/>
        </w:rPr>
        <w:t>הוולידציה</w:t>
      </w:r>
      <w:r w:rsidR="00FE12AE">
        <w:rPr>
          <w:rFonts w:hint="cs"/>
          <w:rtl/>
        </w:rPr>
        <w:t xml:space="preserve"> של</w:t>
      </w:r>
      <w:r w:rsidR="00057345">
        <w:rPr>
          <w:rFonts w:hint="cs"/>
          <w:rtl/>
        </w:rPr>
        <w:t xml:space="preserve"> </w:t>
      </w:r>
      <w:r w:rsidR="00FE12AE">
        <w:rPr>
          <w:rFonts w:hint="cs"/>
          <w:rtl/>
        </w:rPr>
        <w:t>אינטל</w:t>
      </w:r>
      <w:r w:rsidR="00057345">
        <w:rPr>
          <w:rFonts w:hint="cs"/>
          <w:rtl/>
        </w:rPr>
        <w:t>.</w:t>
      </w:r>
    </w:p>
    <w:p w14:paraId="61B705ED" w14:textId="780C3CF5" w:rsidR="00174356" w:rsidRDefault="006076ED" w:rsidP="00F0206A">
      <w:pPr>
        <w:contextualSpacing/>
        <w:rPr>
          <w:rtl/>
        </w:rPr>
      </w:pPr>
      <w:commentRangeStart w:id="60"/>
      <w:r>
        <w:rPr>
          <w:rFonts w:hint="cs"/>
          <w:rtl/>
        </w:rPr>
        <w:t xml:space="preserve">מהמדידות נוצרו שני קבצים- קובץ </w:t>
      </w:r>
      <w:r w:rsidR="00EF7EF5">
        <w:rPr>
          <w:rFonts w:hint="cs"/>
          <w:rtl/>
        </w:rPr>
        <w:t>המכיל את תוצאות המדי</w:t>
      </w:r>
      <w:r w:rsidR="00206563">
        <w:rPr>
          <w:rFonts w:hint="cs"/>
          <w:rtl/>
        </w:rPr>
        <w:t xml:space="preserve">דות(כמו ערכי </w:t>
      </w:r>
      <w:r w:rsidR="00206563">
        <w:rPr>
          <w:rFonts w:hint="cs"/>
        </w:rPr>
        <w:t>RSSI</w:t>
      </w:r>
      <w:r w:rsidR="00206563">
        <w:rPr>
          <w:rFonts w:hint="cs"/>
          <w:rtl/>
        </w:rPr>
        <w:t xml:space="preserve"> ו</w:t>
      </w:r>
      <w:r w:rsidR="00206563">
        <w:t>Range</w:t>
      </w:r>
      <w:r w:rsidR="00206563">
        <w:rPr>
          <w:rFonts w:hint="cs"/>
          <w:rtl/>
        </w:rPr>
        <w:t xml:space="preserve"> לכל</w:t>
      </w:r>
      <w:r w:rsidR="002F30F8">
        <w:rPr>
          <w:rFonts w:hint="cs"/>
          <w:rtl/>
        </w:rPr>
        <w:t xml:space="preserve"> ריספונדר) וקובץ המכיל א</w:t>
      </w:r>
      <w:r w:rsidR="00C643DC">
        <w:rPr>
          <w:rFonts w:hint="cs"/>
          <w:rtl/>
        </w:rPr>
        <w:t xml:space="preserve">ת המיקומים שבהן בוצעה כל מדידה. לכן תחילה קישרנו בין הקבצים </w:t>
      </w:r>
      <w:r w:rsidR="00E40417">
        <w:rPr>
          <w:rFonts w:hint="cs"/>
          <w:rtl/>
        </w:rPr>
        <w:t>באמצעות שדה ה</w:t>
      </w:r>
      <w:r w:rsidR="00E40417">
        <w:t>timestamp</w:t>
      </w:r>
      <w:r w:rsidR="00E40417">
        <w:rPr>
          <w:rFonts w:hint="cs"/>
          <w:rtl/>
        </w:rPr>
        <w:t xml:space="preserve"> ויצרנו קובץ אחד המכיל הן </w:t>
      </w:r>
      <w:r w:rsidR="009C0803">
        <w:rPr>
          <w:rFonts w:hint="cs"/>
          <w:rtl/>
        </w:rPr>
        <w:t xml:space="preserve">את נתוני המדידות והן את </w:t>
      </w:r>
      <w:r w:rsidR="00071AB7">
        <w:rPr>
          <w:rFonts w:hint="cs"/>
          <w:rtl/>
        </w:rPr>
        <w:t>המיקום של כל מדידה.</w:t>
      </w:r>
      <w:commentRangeEnd w:id="60"/>
      <w:r w:rsidR="00071AB7">
        <w:rPr>
          <w:rStyle w:val="af3"/>
          <w:rtl/>
        </w:rPr>
        <w:commentReference w:id="60"/>
      </w:r>
    </w:p>
    <w:p w14:paraId="7B55E864" w14:textId="77777777" w:rsidR="00F0206A" w:rsidRDefault="00F0206A" w:rsidP="00F0206A">
      <w:pPr>
        <w:contextualSpacing/>
        <w:rPr>
          <w:rtl/>
        </w:rPr>
      </w:pPr>
    </w:p>
    <w:p w14:paraId="75CD210A" w14:textId="11A137CE" w:rsidR="00847E2A" w:rsidRPr="00847E2A" w:rsidRDefault="00057345" w:rsidP="00847E2A">
      <w:pPr>
        <w:contextualSpacing/>
      </w:pPr>
      <w:r>
        <w:rPr>
          <w:rFonts w:hint="cs"/>
          <w:rtl/>
        </w:rPr>
        <w:lastRenderedPageBreak/>
        <w:t xml:space="preserve"> </w:t>
      </w:r>
      <w:r w:rsidR="001B4FCE">
        <w:rPr>
          <w:rFonts w:hint="cs"/>
          <w:rtl/>
        </w:rPr>
        <w:t>על מנת ליצור את קבצי ה</w:t>
      </w:r>
      <w:r w:rsidR="00896EB6">
        <w:rPr>
          <w:rFonts w:hint="cs"/>
          <w:rtl/>
        </w:rPr>
        <w:t>משתמש</w:t>
      </w:r>
      <w:r w:rsidR="00896EB6">
        <w:t xml:space="preserve">  </w:t>
      </w:r>
      <w:r w:rsidR="00896EB6">
        <w:rPr>
          <w:rFonts w:hint="cs"/>
          <w:rtl/>
        </w:rPr>
        <w:t>ו</w:t>
      </w:r>
      <w:r w:rsidR="00B07C66">
        <w:rPr>
          <w:rFonts w:hint="cs"/>
          <w:rtl/>
        </w:rPr>
        <w:t>ה-</w:t>
      </w:r>
      <w:r w:rsidR="00B07C66">
        <w:t>Database</w:t>
      </w:r>
      <w:r w:rsidR="00B07C66">
        <w:rPr>
          <w:rFonts w:hint="cs"/>
          <w:rtl/>
        </w:rPr>
        <w:t xml:space="preserve"> </w:t>
      </w:r>
      <w:r w:rsidR="00172801">
        <w:rPr>
          <w:rFonts w:hint="cs"/>
          <w:rtl/>
        </w:rPr>
        <w:t>חילקנו את קובץ</w:t>
      </w:r>
      <w:r w:rsidR="0011216B">
        <w:rPr>
          <w:rFonts w:hint="cs"/>
          <w:rtl/>
        </w:rPr>
        <w:t xml:space="preserve"> המדידות</w:t>
      </w:r>
      <w:r w:rsidR="00FF15CD">
        <w:rPr>
          <w:rFonts w:hint="cs"/>
          <w:rtl/>
        </w:rPr>
        <w:t xml:space="preserve"> לשני קבצים זרים. כך שאחד יהיה </w:t>
      </w:r>
      <w:r w:rsidR="00C3297B">
        <w:rPr>
          <w:rFonts w:hint="cs"/>
          <w:rtl/>
        </w:rPr>
        <w:t>ה</w:t>
      </w:r>
      <w:r w:rsidR="00C3297B">
        <w:t xml:space="preserve">Database </w:t>
      </w:r>
      <w:r w:rsidR="00C3297B">
        <w:rPr>
          <w:rFonts w:hint="cs"/>
          <w:rtl/>
        </w:rPr>
        <w:t xml:space="preserve"> והשני קובץ המשתמש </w:t>
      </w:r>
      <w:r w:rsidR="002E51FE">
        <w:rPr>
          <w:rFonts w:hint="cs"/>
          <w:rtl/>
        </w:rPr>
        <w:t>כמתוארים לעיל.</w:t>
      </w:r>
      <w:r w:rsidR="00884717">
        <w:rPr>
          <w:rFonts w:hint="cs"/>
          <w:rtl/>
        </w:rPr>
        <w:t xml:space="preserve"> פעולה זו</w:t>
      </w:r>
      <w:r w:rsidR="00E75826">
        <w:rPr>
          <w:rFonts w:hint="cs"/>
          <w:rtl/>
        </w:rPr>
        <w:t xml:space="preserve"> מתבצעת במודול </w:t>
      </w:r>
      <w:r w:rsidR="00847E2A" w:rsidRPr="00847E2A">
        <w:t>readFiles2csv</w:t>
      </w:r>
      <w:r w:rsidR="00847E2A">
        <w:rPr>
          <w:rFonts w:hint="cs"/>
          <w:rtl/>
        </w:rPr>
        <w:t xml:space="preserve"> </w:t>
      </w:r>
      <w:r w:rsidR="008B09F7">
        <w:rPr>
          <w:rFonts w:hint="cs"/>
          <w:rtl/>
        </w:rPr>
        <w:t xml:space="preserve">כפי שניתן </w:t>
      </w:r>
      <w:commentRangeStart w:id="61"/>
      <w:r w:rsidR="008B09F7">
        <w:rPr>
          <w:rFonts w:hint="cs"/>
          <w:rtl/>
        </w:rPr>
        <w:t>לראות באיור _____ במסגרת ה_____</w:t>
      </w:r>
    </w:p>
    <w:commentRangeEnd w:id="61"/>
    <w:p w14:paraId="474E5BD4" w14:textId="72407321" w:rsidR="00244B8C" w:rsidRPr="00847E2A" w:rsidRDefault="008B09F7" w:rsidP="00F0206A">
      <w:pPr>
        <w:contextualSpacing/>
        <w:rPr>
          <w:rtl/>
        </w:rPr>
      </w:pPr>
      <w:r>
        <w:rPr>
          <w:rStyle w:val="af3"/>
          <w:rtl/>
        </w:rPr>
        <w:commentReference w:id="61"/>
      </w:r>
    </w:p>
    <w:p w14:paraId="7CDAB456" w14:textId="77777777" w:rsidR="000B2081" w:rsidRPr="00D923A0" w:rsidRDefault="000B2081" w:rsidP="00D923A0">
      <w:pPr>
        <w:rPr>
          <w:rtl/>
        </w:rPr>
      </w:pPr>
    </w:p>
    <w:p w14:paraId="58C49044" w14:textId="497DADE7" w:rsidR="00592A30" w:rsidRDefault="00592A30" w:rsidP="00592A30">
      <w:pPr>
        <w:rPr>
          <w:rtl/>
        </w:rPr>
      </w:pPr>
      <w:r>
        <w:rPr>
          <w:noProof/>
        </w:rPr>
        <w:drawing>
          <wp:anchor distT="0" distB="0" distL="114300" distR="114300" simplePos="0" relativeHeight="251658247" behindDoc="0" locked="0" layoutInCell="1" allowOverlap="1" wp14:anchorId="33FFEEBD" wp14:editId="672DDA8A">
            <wp:simplePos x="0" y="0"/>
            <wp:positionH relativeFrom="column">
              <wp:posOffset>-522515</wp:posOffset>
            </wp:positionH>
            <wp:positionV relativeFrom="paragraph">
              <wp:posOffset>252004</wp:posOffset>
            </wp:positionV>
            <wp:extent cx="6438157" cy="3472543"/>
            <wp:effectExtent l="0" t="0" r="1270" b="0"/>
            <wp:wrapSquare wrapText="bothSides"/>
            <wp:docPr id="299" name="תמונה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38157" cy="3472543"/>
                    </a:xfrm>
                    <a:prstGeom prst="rect">
                      <a:avLst/>
                    </a:prstGeom>
                  </pic:spPr>
                </pic:pic>
              </a:graphicData>
            </a:graphic>
            <wp14:sizeRelH relativeFrom="page">
              <wp14:pctWidth>0</wp14:pctWidth>
            </wp14:sizeRelH>
            <wp14:sizeRelV relativeFrom="page">
              <wp14:pctHeight>0</wp14:pctHeight>
            </wp14:sizeRelV>
          </wp:anchor>
        </w:drawing>
      </w:r>
    </w:p>
    <w:p w14:paraId="7D5BFC3B" w14:textId="17F2679D" w:rsidR="00592A30" w:rsidRPr="00592A30" w:rsidRDefault="00592A30" w:rsidP="00592A30">
      <w:pPr>
        <w:rPr>
          <w:rtl/>
        </w:rPr>
      </w:pPr>
    </w:p>
    <w:p w14:paraId="76A0A480" w14:textId="77777777" w:rsidR="007F2E79" w:rsidRPr="008643AD" w:rsidRDefault="00A34BC8" w:rsidP="00AB208A">
      <w:pPr>
        <w:keepNext/>
        <w:spacing w:before="120" w:after="120"/>
        <w:ind w:left="360"/>
        <w:jc w:val="both"/>
        <w:rPr>
          <w:rFonts w:asciiTheme="minorBidi" w:hAnsiTheme="minorBidi"/>
          <w:sz w:val="20"/>
          <w:szCs w:val="20"/>
          <w:rtl/>
        </w:rPr>
      </w:pPr>
      <w:r>
        <w:rPr>
          <w:rFonts w:asciiTheme="minorBidi" w:hAnsiTheme="minorBidi"/>
          <w:sz w:val="20"/>
          <w:szCs w:val="20"/>
          <w:rtl/>
        </w:rPr>
        <w:lastRenderedPageBreak/>
        <w:t xml:space="preserve">המערכת </w:t>
      </w:r>
      <w:r w:rsidR="00AB208A" w:rsidRPr="008643AD">
        <w:rPr>
          <w:rFonts w:asciiTheme="minorBidi" w:hAnsiTheme="minorBidi"/>
          <w:sz w:val="20"/>
          <w:szCs w:val="20"/>
          <w:rtl/>
        </w:rPr>
        <w:t xml:space="preserve">בנויה </w:t>
      </w:r>
      <w:r w:rsidR="004855E6" w:rsidRPr="008643AD">
        <w:rPr>
          <w:rFonts w:asciiTheme="minorBidi" w:hAnsiTheme="minorBidi"/>
          <w:sz w:val="20"/>
          <w:szCs w:val="20"/>
          <w:rtl/>
        </w:rPr>
        <w:t>מ-3</w:t>
      </w:r>
      <w:r w:rsidR="00AB208A" w:rsidRPr="008643AD">
        <w:rPr>
          <w:rFonts w:asciiTheme="minorBidi" w:hAnsiTheme="minorBidi"/>
          <w:sz w:val="20"/>
          <w:szCs w:val="20"/>
          <w:rtl/>
        </w:rPr>
        <w:t xml:space="preserve"> מודולים</w:t>
      </w:r>
      <w:bookmarkStart w:id="62" w:name="_Ref43721659"/>
      <w:bookmarkStart w:id="63" w:name="_Toc312310384"/>
      <w:r w:rsidR="00E977E7" w:rsidRPr="008643AD">
        <w:rPr>
          <w:rFonts w:asciiTheme="minorBidi" w:hAnsiTheme="minorBidi"/>
          <w:sz w:val="20"/>
          <w:szCs w:val="20"/>
          <w:rtl/>
        </w:rPr>
        <w:t xml:space="preserve"> אשר ממומשים בשפת פייתון: </w:t>
      </w:r>
      <w:r w:rsidR="00E977E7" w:rsidRPr="008643AD">
        <w:rPr>
          <w:rFonts w:asciiTheme="minorBidi" w:hAnsiTheme="minorBidi"/>
          <w:sz w:val="20"/>
          <w:szCs w:val="20"/>
        </w:rPr>
        <w:t>Parser, ResponderFinder, Algorithms</w:t>
      </w:r>
      <w:r w:rsidR="00E977E7" w:rsidRPr="008643AD">
        <w:rPr>
          <w:rFonts w:asciiTheme="minorBidi" w:hAnsiTheme="minorBidi"/>
          <w:sz w:val="20"/>
          <w:szCs w:val="20"/>
          <w:rtl/>
        </w:rPr>
        <w:t>.</w:t>
      </w:r>
    </w:p>
    <w:p w14:paraId="0BD3C1F5" w14:textId="77777777" w:rsidR="00A93348" w:rsidRPr="008643AD" w:rsidRDefault="00A93348" w:rsidP="00A93348">
      <w:pPr>
        <w:pStyle w:val="ac"/>
        <w:keepNext/>
        <w:numPr>
          <w:ilvl w:val="0"/>
          <w:numId w:val="5"/>
        </w:numPr>
        <w:spacing w:before="120" w:after="120"/>
        <w:jc w:val="both"/>
        <w:rPr>
          <w:rFonts w:asciiTheme="minorBidi" w:hAnsiTheme="minorBidi" w:cstheme="minorBidi"/>
          <w:sz w:val="20"/>
          <w:szCs w:val="20"/>
        </w:rPr>
      </w:pPr>
      <w:r w:rsidRPr="008643AD">
        <w:rPr>
          <w:rFonts w:asciiTheme="minorBidi" w:hAnsiTheme="minorBidi" w:cstheme="minorBidi"/>
          <w:sz w:val="20"/>
          <w:szCs w:val="20"/>
          <w:u w:val="single"/>
        </w:rPr>
        <w:t>Parser</w:t>
      </w:r>
      <w:r w:rsidRPr="008643AD">
        <w:rPr>
          <w:rFonts w:asciiTheme="minorBidi" w:hAnsiTheme="minorBidi" w:cstheme="minorBidi"/>
          <w:sz w:val="20"/>
          <w:szCs w:val="20"/>
          <w:rtl/>
        </w:rPr>
        <w:t>: תפקידו לקרוא את קבצי מדידות המרחקים, ומיקומי הרספונדרים הידועים אשר התקבלו מהמערכת, לסנן חלקים אשר אינם תקינים בקבצים, לבצע המרות יחידות ומיקומים כיישור קו לקראת שלבי עיבוד, ולפלוט את המידע בצורה של אובייקטים מסודרים.</w:t>
      </w:r>
    </w:p>
    <w:p w14:paraId="55C4866E" w14:textId="77777777" w:rsidR="00A93348" w:rsidRPr="008643AD" w:rsidRDefault="00A93348" w:rsidP="00A93348">
      <w:pPr>
        <w:pStyle w:val="ac"/>
        <w:keepNext/>
        <w:numPr>
          <w:ilvl w:val="0"/>
          <w:numId w:val="5"/>
        </w:numPr>
        <w:spacing w:before="120" w:after="120"/>
        <w:jc w:val="both"/>
        <w:rPr>
          <w:rFonts w:asciiTheme="minorBidi" w:hAnsiTheme="minorBidi" w:cstheme="minorBidi"/>
          <w:sz w:val="20"/>
          <w:szCs w:val="20"/>
          <w:u w:val="single"/>
        </w:rPr>
      </w:pPr>
      <w:r w:rsidRPr="008643AD">
        <w:rPr>
          <w:rFonts w:asciiTheme="minorBidi" w:hAnsiTheme="minorBidi" w:cstheme="minorBidi"/>
          <w:sz w:val="20"/>
          <w:szCs w:val="20"/>
          <w:u w:val="single"/>
        </w:rPr>
        <w:t>ResponderFinder</w:t>
      </w:r>
      <w:r w:rsidRPr="008643AD">
        <w:rPr>
          <w:rFonts w:asciiTheme="minorBidi" w:hAnsiTheme="minorBidi" w:cstheme="minorBidi"/>
          <w:sz w:val="20"/>
          <w:szCs w:val="20"/>
          <w:u w:val="single"/>
          <w:rtl/>
        </w:rPr>
        <w:t>:</w:t>
      </w:r>
      <w:r w:rsidRPr="008643AD">
        <w:rPr>
          <w:rFonts w:asciiTheme="minorBidi" w:hAnsiTheme="minorBidi" w:cstheme="minorBidi"/>
          <w:sz w:val="20"/>
          <w:szCs w:val="20"/>
          <w:rtl/>
        </w:rPr>
        <w:t xml:space="preserve"> משתמש במידע בפורמט אשר פולט ה-</w:t>
      </w:r>
      <w:r w:rsidRPr="008643AD">
        <w:rPr>
          <w:rFonts w:asciiTheme="minorBidi" w:hAnsiTheme="minorBidi" w:cstheme="minorBidi"/>
          <w:sz w:val="20"/>
          <w:szCs w:val="20"/>
        </w:rPr>
        <w:t>Parser</w:t>
      </w:r>
      <w:r w:rsidRPr="008643AD">
        <w:rPr>
          <w:rFonts w:asciiTheme="minorBidi" w:hAnsiTheme="minorBidi" w:cstheme="minorBidi"/>
          <w:sz w:val="20"/>
          <w:szCs w:val="20"/>
          <w:rtl/>
        </w:rPr>
        <w:t xml:space="preserve"> על-מנת למצוא רספונדר אשר את מיקומו במרחב אנו לא יודעים.</w:t>
      </w:r>
    </w:p>
    <w:p w14:paraId="6F660D2A" w14:textId="77777777" w:rsidR="00A93348" w:rsidRPr="00A93348" w:rsidRDefault="00A93348" w:rsidP="00A93348">
      <w:pPr>
        <w:pStyle w:val="ac"/>
        <w:keepNext/>
        <w:numPr>
          <w:ilvl w:val="0"/>
          <w:numId w:val="5"/>
        </w:numPr>
        <w:spacing w:before="120" w:after="120"/>
        <w:jc w:val="both"/>
        <w:rPr>
          <w:u w:val="single"/>
          <w:rtl/>
        </w:rPr>
      </w:pPr>
      <w:r w:rsidRPr="008643AD">
        <w:rPr>
          <w:rFonts w:asciiTheme="minorBidi" w:hAnsiTheme="minorBidi" w:cstheme="minorBidi"/>
          <w:sz w:val="20"/>
          <w:szCs w:val="20"/>
          <w:u w:val="single"/>
        </w:rPr>
        <w:t>Algorithms</w:t>
      </w:r>
      <w:r w:rsidRPr="008643AD">
        <w:rPr>
          <w:rFonts w:asciiTheme="minorBidi" w:hAnsiTheme="minorBidi" w:cstheme="minorBidi"/>
          <w:sz w:val="20"/>
          <w:szCs w:val="20"/>
          <w:u w:val="single"/>
          <w:rtl/>
        </w:rPr>
        <w:t>:</w:t>
      </w:r>
      <w:r w:rsidRPr="008643AD">
        <w:rPr>
          <w:rFonts w:asciiTheme="minorBidi" w:hAnsiTheme="minorBidi" w:cstheme="minorBidi"/>
          <w:sz w:val="20"/>
          <w:szCs w:val="20"/>
          <w:rtl/>
        </w:rPr>
        <w:t xml:space="preserve"> מכיל מספר אלגוריתמים ל-</w:t>
      </w:r>
      <w:r w:rsidR="00190241" w:rsidRPr="008643AD">
        <w:rPr>
          <w:rFonts w:asciiTheme="minorBidi" w:hAnsiTheme="minorBidi" w:cstheme="minorBidi"/>
          <w:sz w:val="20"/>
          <w:szCs w:val="20"/>
        </w:rPr>
        <w:t>Trilateration</w:t>
      </w:r>
      <w:r w:rsidRPr="008643AD">
        <w:rPr>
          <w:rFonts w:asciiTheme="minorBidi" w:hAnsiTheme="minorBidi" w:cstheme="minorBidi"/>
          <w:sz w:val="20"/>
          <w:szCs w:val="20"/>
          <w:rtl/>
        </w:rPr>
        <w:t xml:space="preserve"> אשר משמשים כספר</w:t>
      </w:r>
      <w:r w:rsidR="00A34BC8">
        <w:rPr>
          <w:rFonts w:asciiTheme="minorBidi" w:hAnsiTheme="minorBidi" w:cstheme="minorBidi" w:hint="cs"/>
          <w:sz w:val="20"/>
          <w:szCs w:val="20"/>
          <w:rtl/>
        </w:rPr>
        <w:t>י</w:t>
      </w:r>
      <w:r w:rsidRPr="008643AD">
        <w:rPr>
          <w:rFonts w:asciiTheme="minorBidi" w:hAnsiTheme="minorBidi" w:cstheme="minorBidi"/>
          <w:sz w:val="20"/>
          <w:szCs w:val="20"/>
          <w:rtl/>
        </w:rPr>
        <w:t>ית עזר ל-</w:t>
      </w:r>
      <w:r w:rsidRPr="008643AD">
        <w:rPr>
          <w:rFonts w:asciiTheme="minorBidi" w:hAnsiTheme="minorBidi" w:cstheme="minorBidi"/>
          <w:sz w:val="20"/>
          <w:szCs w:val="20"/>
        </w:rPr>
        <w:t>ResponderFinder</w:t>
      </w:r>
      <w:r>
        <w:rPr>
          <w:rFonts w:hint="cs"/>
          <w:rtl/>
        </w:rPr>
        <w:t>.</w:t>
      </w:r>
    </w:p>
    <w:p w14:paraId="3913F0FB" w14:textId="77777777" w:rsidR="00C458A4" w:rsidRDefault="004855E6" w:rsidP="00C458A4">
      <w:pPr>
        <w:keepNext/>
        <w:spacing w:before="120" w:after="120"/>
        <w:ind w:left="360"/>
        <w:jc w:val="center"/>
      </w:pPr>
      <w:r>
        <w:rPr>
          <w:noProof/>
        </w:rPr>
        <w:drawing>
          <wp:inline distT="0" distB="0" distL="0" distR="0" wp14:anchorId="2F29FC30" wp14:editId="78BC8D9C">
            <wp:extent cx="4221678" cy="26495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46568" cy="2665204"/>
                    </a:xfrm>
                    <a:prstGeom prst="rect">
                      <a:avLst/>
                    </a:prstGeom>
                    <a:noFill/>
                  </pic:spPr>
                </pic:pic>
              </a:graphicData>
            </a:graphic>
          </wp:inline>
        </w:drawing>
      </w:r>
    </w:p>
    <w:p w14:paraId="4D10963D" w14:textId="47292964" w:rsidR="00AB208A" w:rsidRDefault="00C458A4" w:rsidP="00C458A4">
      <w:pPr>
        <w:pStyle w:val="ab"/>
        <w:jc w:val="center"/>
        <w:rPr>
          <w:rtl/>
        </w:rPr>
      </w:pPr>
      <w:bookmarkStart w:id="64" w:name="_Toc484783670"/>
      <w:r>
        <w:rPr>
          <w:rFonts w:hint="cs"/>
          <w:rtl/>
        </w:rPr>
        <w:t>איור</w:t>
      </w:r>
      <w:r>
        <w:rPr>
          <w:rtl/>
        </w:rPr>
        <w:t xml:space="preserve"> </w:t>
      </w:r>
      <w:fldSimple w:instr=" STYLEREF 1 \s ">
        <w:r w:rsidR="0089429C">
          <w:rPr>
            <w:noProof/>
            <w:cs/>
          </w:rPr>
          <w:t>‎</w:t>
        </w:r>
        <w:r w:rsidR="0089429C">
          <w:rPr>
            <w:noProof/>
          </w:rPr>
          <w:t>4</w:t>
        </w:r>
      </w:fldSimple>
      <w:r w:rsidR="0089429C">
        <w:rPr>
          <w:rtl/>
        </w:rPr>
        <w:noBreakHyphen/>
      </w:r>
      <w:fldSimple w:instr=" SEQ איור \* ARABIC \s 1 ">
        <w:r w:rsidR="0089429C">
          <w:rPr>
            <w:noProof/>
            <w:rtl/>
          </w:rPr>
          <w:t>1</w:t>
        </w:r>
      </w:fldSimple>
      <w:r>
        <w:rPr>
          <w:rFonts w:hint="cs"/>
          <w:rtl/>
        </w:rPr>
        <w:t xml:space="preserve"> ד</w:t>
      </w:r>
      <w:r w:rsidR="00086338">
        <w:rPr>
          <w:rFonts w:hint="cs"/>
          <w:rtl/>
        </w:rPr>
        <w:t>יאגרמת זרימת מידע במערכת</w:t>
      </w:r>
      <w:bookmarkEnd w:id="64"/>
    </w:p>
    <w:p w14:paraId="10607FD3" w14:textId="77777777" w:rsidR="004855E6" w:rsidRPr="008643AD" w:rsidRDefault="00E977E7" w:rsidP="004855E6">
      <w:pPr>
        <w:keepNext/>
        <w:spacing w:before="120" w:after="120"/>
        <w:ind w:left="360"/>
        <w:rPr>
          <w:rFonts w:asciiTheme="minorBidi" w:hAnsiTheme="minorBidi"/>
          <w:sz w:val="20"/>
          <w:szCs w:val="20"/>
          <w:rtl/>
        </w:rPr>
      </w:pPr>
      <w:r w:rsidRPr="008643AD">
        <w:rPr>
          <w:rFonts w:asciiTheme="minorBidi" w:hAnsiTheme="minorBidi"/>
          <w:sz w:val="20"/>
          <w:szCs w:val="20"/>
          <w:rtl/>
        </w:rPr>
        <w:t>באיור ניתן ל</w:t>
      </w:r>
      <w:r w:rsidR="001652CA" w:rsidRPr="008643AD">
        <w:rPr>
          <w:rFonts w:asciiTheme="minorBidi" w:hAnsiTheme="minorBidi"/>
          <w:sz w:val="20"/>
          <w:szCs w:val="20"/>
          <w:rtl/>
        </w:rPr>
        <w:t>ראות את מעבר המידע בין המודולים. ה-</w:t>
      </w:r>
      <w:r w:rsidR="001652CA" w:rsidRPr="008643AD">
        <w:rPr>
          <w:rFonts w:asciiTheme="minorBidi" w:hAnsiTheme="minorBidi"/>
          <w:sz w:val="20"/>
          <w:szCs w:val="20"/>
        </w:rPr>
        <w:t>Operator</w:t>
      </w:r>
      <w:r w:rsidR="001652CA" w:rsidRPr="008643AD">
        <w:rPr>
          <w:rFonts w:asciiTheme="minorBidi" w:hAnsiTheme="minorBidi"/>
          <w:sz w:val="20"/>
          <w:szCs w:val="20"/>
          <w:rtl/>
        </w:rPr>
        <w:t>, אשר רוצה להשתמש במידע אשר נאסף על-מנת למצוא את מיקומו של טרנספונדר כלשהו מבקש מה-</w:t>
      </w:r>
      <w:r w:rsidR="001652CA" w:rsidRPr="008643AD">
        <w:rPr>
          <w:rFonts w:asciiTheme="minorBidi" w:hAnsiTheme="minorBidi"/>
          <w:sz w:val="20"/>
          <w:szCs w:val="20"/>
        </w:rPr>
        <w:t>Parser</w:t>
      </w:r>
      <w:r w:rsidR="001652CA" w:rsidRPr="008643AD">
        <w:rPr>
          <w:rFonts w:asciiTheme="minorBidi" w:hAnsiTheme="minorBidi"/>
          <w:sz w:val="20"/>
          <w:szCs w:val="20"/>
          <w:rtl/>
        </w:rPr>
        <w:t xml:space="preserve"> (1) שיקרא את הקבצים הרלוונטי</w:t>
      </w:r>
      <w:r w:rsidR="00A34BC8">
        <w:rPr>
          <w:rFonts w:asciiTheme="minorBidi" w:hAnsiTheme="minorBidi" w:hint="cs"/>
          <w:sz w:val="20"/>
          <w:szCs w:val="20"/>
          <w:rtl/>
        </w:rPr>
        <w:t>י</w:t>
      </w:r>
      <w:r w:rsidR="001652CA" w:rsidRPr="008643AD">
        <w:rPr>
          <w:rFonts w:asciiTheme="minorBidi" w:hAnsiTheme="minorBidi"/>
          <w:sz w:val="20"/>
          <w:szCs w:val="20"/>
          <w:rtl/>
        </w:rPr>
        <w:t>ם. ה-</w:t>
      </w:r>
      <w:r w:rsidR="001652CA" w:rsidRPr="008643AD">
        <w:rPr>
          <w:rFonts w:asciiTheme="minorBidi" w:hAnsiTheme="minorBidi"/>
          <w:sz w:val="20"/>
          <w:szCs w:val="20"/>
        </w:rPr>
        <w:t>Parser</w:t>
      </w:r>
      <w:r w:rsidR="001652CA" w:rsidRPr="008643AD">
        <w:rPr>
          <w:rFonts w:asciiTheme="minorBidi" w:hAnsiTheme="minorBidi"/>
          <w:sz w:val="20"/>
          <w:szCs w:val="20"/>
          <w:rtl/>
        </w:rPr>
        <w:t xml:space="preserve"> קורא אותם (2) ומכינם לעיבוד, ומחזיר את המידע ל-</w:t>
      </w:r>
      <w:r w:rsidR="001652CA" w:rsidRPr="008643AD">
        <w:rPr>
          <w:rFonts w:asciiTheme="minorBidi" w:hAnsiTheme="minorBidi"/>
          <w:sz w:val="20"/>
          <w:szCs w:val="20"/>
        </w:rPr>
        <w:t>Operator</w:t>
      </w:r>
      <w:r w:rsidR="001652CA" w:rsidRPr="008643AD">
        <w:rPr>
          <w:rFonts w:asciiTheme="minorBidi" w:hAnsiTheme="minorBidi"/>
          <w:sz w:val="20"/>
          <w:szCs w:val="20"/>
          <w:rtl/>
        </w:rPr>
        <w:t xml:space="preserve"> (3). לאחר מכן ה-</w:t>
      </w:r>
      <w:r w:rsidR="001652CA" w:rsidRPr="008643AD">
        <w:rPr>
          <w:rFonts w:asciiTheme="minorBidi" w:hAnsiTheme="minorBidi"/>
          <w:sz w:val="20"/>
          <w:szCs w:val="20"/>
        </w:rPr>
        <w:t>Operator</w:t>
      </w:r>
      <w:r w:rsidR="001652CA" w:rsidRPr="008643AD">
        <w:rPr>
          <w:rFonts w:asciiTheme="minorBidi" w:hAnsiTheme="minorBidi"/>
          <w:sz w:val="20"/>
          <w:szCs w:val="20"/>
          <w:rtl/>
        </w:rPr>
        <w:t xml:space="preserve"> שולח את המידע, פרמטרים לאופטימיזציה, ואת ה-</w:t>
      </w:r>
      <w:r w:rsidR="001652CA" w:rsidRPr="008643AD">
        <w:rPr>
          <w:rFonts w:asciiTheme="minorBidi" w:hAnsiTheme="minorBidi"/>
          <w:sz w:val="20"/>
          <w:szCs w:val="20"/>
        </w:rPr>
        <w:t>MAC</w:t>
      </w:r>
      <w:r w:rsidR="001652CA" w:rsidRPr="008643AD">
        <w:rPr>
          <w:rFonts w:asciiTheme="minorBidi" w:hAnsiTheme="minorBidi"/>
          <w:sz w:val="20"/>
          <w:szCs w:val="20"/>
          <w:rtl/>
        </w:rPr>
        <w:t xml:space="preserve"> של הרספונדר אשר הוא חפץ במיקומו ל-</w:t>
      </w:r>
      <w:r w:rsidR="001652CA" w:rsidRPr="008643AD">
        <w:rPr>
          <w:rFonts w:asciiTheme="minorBidi" w:hAnsiTheme="minorBidi"/>
          <w:sz w:val="20"/>
          <w:szCs w:val="20"/>
        </w:rPr>
        <w:t>ResponderFinder</w:t>
      </w:r>
      <w:r w:rsidR="001652CA" w:rsidRPr="008643AD">
        <w:rPr>
          <w:rFonts w:asciiTheme="minorBidi" w:hAnsiTheme="minorBidi"/>
          <w:sz w:val="20"/>
          <w:szCs w:val="20"/>
          <w:rtl/>
        </w:rPr>
        <w:t xml:space="preserve"> (4).</w:t>
      </w:r>
      <w:r w:rsidR="00C16CD4" w:rsidRPr="008643AD">
        <w:rPr>
          <w:rFonts w:asciiTheme="minorBidi" w:hAnsiTheme="minorBidi"/>
          <w:sz w:val="20"/>
          <w:szCs w:val="20"/>
          <w:rtl/>
        </w:rPr>
        <w:t xml:space="preserve"> </w:t>
      </w:r>
      <w:r w:rsidR="00C16CD4" w:rsidRPr="008643AD">
        <w:rPr>
          <w:rFonts w:asciiTheme="minorBidi" w:hAnsiTheme="minorBidi"/>
          <w:sz w:val="20"/>
          <w:szCs w:val="20"/>
        </w:rPr>
        <w:t>ResponderFinder</w:t>
      </w:r>
      <w:r w:rsidR="00C16CD4" w:rsidRPr="008643AD">
        <w:rPr>
          <w:rFonts w:asciiTheme="minorBidi" w:hAnsiTheme="minorBidi"/>
          <w:sz w:val="20"/>
          <w:szCs w:val="20"/>
          <w:rtl/>
        </w:rPr>
        <w:t xml:space="preserve"> מבצע </w:t>
      </w:r>
      <w:r w:rsidR="00B27623" w:rsidRPr="008643AD">
        <w:rPr>
          <w:rFonts w:asciiTheme="minorBidi" w:hAnsiTheme="minorBidi"/>
          <w:sz w:val="20"/>
          <w:szCs w:val="20"/>
          <w:rtl/>
        </w:rPr>
        <w:t>עיבוד וחישוב, ומשתמש ב-</w:t>
      </w:r>
      <w:r w:rsidR="00B27623" w:rsidRPr="008643AD">
        <w:rPr>
          <w:rFonts w:asciiTheme="minorBidi" w:hAnsiTheme="minorBidi"/>
          <w:sz w:val="20"/>
          <w:szCs w:val="20"/>
        </w:rPr>
        <w:t>Algorithms</w:t>
      </w:r>
      <w:r w:rsidR="00B27623" w:rsidRPr="008643AD">
        <w:rPr>
          <w:rFonts w:asciiTheme="minorBidi" w:hAnsiTheme="minorBidi"/>
          <w:sz w:val="20"/>
          <w:szCs w:val="20"/>
          <w:rtl/>
        </w:rPr>
        <w:t xml:space="preserve"> כספריית עזר (5) ו-(6) ולבסו</w:t>
      </w:r>
      <w:r w:rsidR="007608F2">
        <w:rPr>
          <w:rFonts w:asciiTheme="minorBidi" w:hAnsiTheme="minorBidi" w:hint="cs"/>
          <w:sz w:val="20"/>
          <w:szCs w:val="20"/>
          <w:rtl/>
        </w:rPr>
        <w:t>ף</w:t>
      </w:r>
      <w:r w:rsidR="00B27623" w:rsidRPr="008643AD">
        <w:rPr>
          <w:rFonts w:asciiTheme="minorBidi" w:hAnsiTheme="minorBidi"/>
          <w:sz w:val="20"/>
          <w:szCs w:val="20"/>
          <w:rtl/>
        </w:rPr>
        <w:t>, פולט את המיקום המשוער של הרספונדר (7).</w:t>
      </w:r>
    </w:p>
    <w:p w14:paraId="61147713" w14:textId="77777777" w:rsidR="003C1913" w:rsidRDefault="00CD5C87" w:rsidP="00E654FA">
      <w:pPr>
        <w:pStyle w:val="2"/>
      </w:pPr>
      <w:bookmarkStart w:id="65" w:name="_Toc484705473"/>
      <w:bookmarkStart w:id="66" w:name="_Toc484705754"/>
      <w:bookmarkStart w:id="67" w:name="_Toc485141347"/>
      <w:r>
        <w:t>Parser</w:t>
      </w:r>
      <w:bookmarkEnd w:id="65"/>
      <w:bookmarkEnd w:id="66"/>
      <w:bookmarkEnd w:id="67"/>
    </w:p>
    <w:p w14:paraId="6929014C" w14:textId="77777777" w:rsidR="003C1913" w:rsidRDefault="00E44C21" w:rsidP="00E44C21">
      <w:pPr>
        <w:jc w:val="both"/>
        <w:rPr>
          <w:sz w:val="20"/>
          <w:szCs w:val="20"/>
          <w:rtl/>
        </w:rPr>
      </w:pPr>
      <w:r>
        <w:rPr>
          <w:rFonts w:hint="cs"/>
          <w:sz w:val="20"/>
          <w:szCs w:val="20"/>
          <w:rtl/>
        </w:rPr>
        <w:t>המודול מקבל כקלט נתיבים לקבצים:</w:t>
      </w:r>
    </w:p>
    <w:p w14:paraId="6523A1F0" w14:textId="77777777" w:rsidR="00E44C21" w:rsidRPr="00D42E96" w:rsidRDefault="00E44C21" w:rsidP="00E44C21">
      <w:pPr>
        <w:pStyle w:val="ac"/>
        <w:numPr>
          <w:ilvl w:val="0"/>
          <w:numId w:val="9"/>
        </w:numPr>
        <w:jc w:val="both"/>
        <w:rPr>
          <w:rFonts w:asciiTheme="minorBidi" w:hAnsiTheme="minorBidi" w:cstheme="minorBidi"/>
          <w:sz w:val="20"/>
          <w:szCs w:val="20"/>
        </w:rPr>
      </w:pPr>
      <w:r w:rsidRPr="00D42E96">
        <w:rPr>
          <w:rFonts w:asciiTheme="minorBidi" w:hAnsiTheme="minorBidi" w:cstheme="minorBidi"/>
          <w:sz w:val="20"/>
          <w:szCs w:val="20"/>
          <w:rtl/>
        </w:rPr>
        <w:t xml:space="preserve">קובץ </w:t>
      </w:r>
      <w:r w:rsidRPr="00D42E96">
        <w:rPr>
          <w:rFonts w:asciiTheme="minorBidi" w:hAnsiTheme="minorBidi" w:cstheme="minorBidi"/>
          <w:sz w:val="20"/>
          <w:szCs w:val="20"/>
        </w:rPr>
        <w:t>ranging</w:t>
      </w:r>
      <w:r w:rsidRPr="00D42E96">
        <w:rPr>
          <w:rFonts w:asciiTheme="minorBidi" w:hAnsiTheme="minorBidi" w:cstheme="minorBidi"/>
          <w:sz w:val="20"/>
          <w:szCs w:val="20"/>
          <w:rtl/>
        </w:rPr>
        <w:t xml:space="preserve"> – מכיל מרחקים מכל הרספונדרים לאורך זמן</w:t>
      </w:r>
    </w:p>
    <w:p w14:paraId="23087285" w14:textId="77777777" w:rsidR="00E44C21" w:rsidRPr="00D42E96" w:rsidRDefault="00E44C21" w:rsidP="00E44C21">
      <w:pPr>
        <w:pStyle w:val="ac"/>
        <w:numPr>
          <w:ilvl w:val="0"/>
          <w:numId w:val="9"/>
        </w:numPr>
        <w:jc w:val="both"/>
        <w:rPr>
          <w:rFonts w:asciiTheme="minorBidi" w:hAnsiTheme="minorBidi" w:cstheme="minorBidi"/>
          <w:sz w:val="20"/>
          <w:szCs w:val="20"/>
        </w:rPr>
      </w:pPr>
      <w:r w:rsidRPr="00D42E96">
        <w:rPr>
          <w:rFonts w:asciiTheme="minorBidi" w:hAnsiTheme="minorBidi" w:cstheme="minorBidi"/>
          <w:sz w:val="20"/>
          <w:szCs w:val="20"/>
          <w:rtl/>
        </w:rPr>
        <w:t xml:space="preserve">קובץ </w:t>
      </w:r>
      <w:r w:rsidRPr="00D42E96">
        <w:rPr>
          <w:rFonts w:asciiTheme="minorBidi" w:hAnsiTheme="minorBidi" w:cstheme="minorBidi"/>
          <w:sz w:val="20"/>
          <w:szCs w:val="20"/>
        </w:rPr>
        <w:t>responder locations</w:t>
      </w:r>
      <w:r w:rsidRPr="00D42E96">
        <w:rPr>
          <w:rFonts w:asciiTheme="minorBidi" w:hAnsiTheme="minorBidi" w:cstheme="minorBidi"/>
          <w:sz w:val="20"/>
          <w:szCs w:val="20"/>
          <w:rtl/>
        </w:rPr>
        <w:t xml:space="preserve"> – מכיל מיקומים ידועים של הרספונדרים במרחב (ביחידות </w:t>
      </w:r>
      <w:r w:rsidRPr="00D42E96">
        <w:rPr>
          <w:rFonts w:asciiTheme="minorBidi" w:hAnsiTheme="minorBidi" w:cstheme="minorBidi"/>
          <w:sz w:val="20"/>
          <w:szCs w:val="20"/>
        </w:rPr>
        <w:t>lat/long</w:t>
      </w:r>
      <w:r w:rsidRPr="00D42E96">
        <w:rPr>
          <w:rFonts w:asciiTheme="minorBidi" w:hAnsiTheme="minorBidi" w:cstheme="minorBidi"/>
          <w:sz w:val="20"/>
          <w:szCs w:val="20"/>
          <w:rtl/>
        </w:rPr>
        <w:t>)</w:t>
      </w:r>
    </w:p>
    <w:p w14:paraId="161E153C" w14:textId="77777777" w:rsidR="00E44C21" w:rsidRPr="00D42E96" w:rsidRDefault="00E44C21" w:rsidP="00E44C21">
      <w:pPr>
        <w:pStyle w:val="ac"/>
        <w:numPr>
          <w:ilvl w:val="0"/>
          <w:numId w:val="9"/>
        </w:numPr>
        <w:jc w:val="both"/>
        <w:rPr>
          <w:rFonts w:asciiTheme="minorBidi" w:hAnsiTheme="minorBidi" w:cstheme="minorBidi"/>
          <w:sz w:val="20"/>
          <w:szCs w:val="20"/>
        </w:rPr>
      </w:pPr>
      <w:r w:rsidRPr="00D42E96">
        <w:rPr>
          <w:rFonts w:asciiTheme="minorBidi" w:hAnsiTheme="minorBidi" w:cstheme="minorBidi"/>
          <w:sz w:val="20"/>
          <w:szCs w:val="20"/>
          <w:rtl/>
        </w:rPr>
        <w:t xml:space="preserve">קובץ </w:t>
      </w:r>
      <w:r w:rsidRPr="00D42E96">
        <w:rPr>
          <w:rFonts w:asciiTheme="minorBidi" w:hAnsiTheme="minorBidi" w:cstheme="minorBidi"/>
          <w:sz w:val="20"/>
          <w:szCs w:val="20"/>
        </w:rPr>
        <w:t>reference</w:t>
      </w:r>
      <w:r w:rsidRPr="00D42E96">
        <w:rPr>
          <w:rFonts w:asciiTheme="minorBidi" w:hAnsiTheme="minorBidi" w:cstheme="minorBidi"/>
          <w:sz w:val="20"/>
          <w:szCs w:val="20"/>
          <w:rtl/>
        </w:rPr>
        <w:t xml:space="preserve"> (אופציונלי) – מכיל מיקומים אמיתיים של הלקוח לאורך זמן (ביחידות </w:t>
      </w:r>
      <w:r w:rsidRPr="00D42E96">
        <w:rPr>
          <w:rFonts w:asciiTheme="minorBidi" w:hAnsiTheme="minorBidi" w:cstheme="minorBidi"/>
          <w:sz w:val="20"/>
          <w:szCs w:val="20"/>
        </w:rPr>
        <w:t>lat/long</w:t>
      </w:r>
      <w:r w:rsidRPr="00D42E96">
        <w:rPr>
          <w:rFonts w:asciiTheme="minorBidi" w:hAnsiTheme="minorBidi" w:cstheme="minorBidi"/>
          <w:sz w:val="20"/>
          <w:szCs w:val="20"/>
          <w:rtl/>
        </w:rPr>
        <w:t>)</w:t>
      </w:r>
    </w:p>
    <w:p w14:paraId="1B216C20" w14:textId="77777777" w:rsidR="00E44C21" w:rsidRPr="00D42E96" w:rsidRDefault="00E44C21" w:rsidP="00E44C21">
      <w:pPr>
        <w:jc w:val="both"/>
        <w:rPr>
          <w:rFonts w:asciiTheme="minorBidi" w:hAnsiTheme="minorBidi"/>
          <w:sz w:val="20"/>
          <w:szCs w:val="20"/>
          <w:rtl/>
        </w:rPr>
      </w:pPr>
      <w:r w:rsidRPr="00D42E96">
        <w:rPr>
          <w:rFonts w:asciiTheme="minorBidi" w:hAnsiTheme="minorBidi"/>
          <w:sz w:val="20"/>
          <w:szCs w:val="20"/>
          <w:rtl/>
        </w:rPr>
        <w:t>המודול מפרסר את הקבצים, ממיר יחידות רלוונטיות ומחזיר עצמים ל-</w:t>
      </w:r>
      <w:r w:rsidRPr="00D42E96">
        <w:rPr>
          <w:rFonts w:asciiTheme="minorBidi" w:hAnsiTheme="minorBidi"/>
          <w:sz w:val="20"/>
          <w:szCs w:val="20"/>
        </w:rPr>
        <w:t>Opearator</w:t>
      </w:r>
      <w:r w:rsidRPr="00D42E96">
        <w:rPr>
          <w:rFonts w:asciiTheme="minorBidi" w:hAnsiTheme="minorBidi"/>
          <w:sz w:val="20"/>
          <w:szCs w:val="20"/>
          <w:rtl/>
        </w:rPr>
        <w:t>.</w:t>
      </w:r>
    </w:p>
    <w:p w14:paraId="6C3DCC7B" w14:textId="77777777" w:rsidR="00CD5C87" w:rsidRDefault="00CD5C87" w:rsidP="00E654FA">
      <w:pPr>
        <w:pStyle w:val="2"/>
        <w:rPr>
          <w:rtl/>
        </w:rPr>
      </w:pPr>
      <w:bookmarkStart w:id="68" w:name="_Toc484705474"/>
      <w:bookmarkStart w:id="69" w:name="_Toc484705755"/>
      <w:bookmarkStart w:id="70" w:name="_Toc485141348"/>
      <w:r>
        <w:t>ResponderFinder</w:t>
      </w:r>
      <w:bookmarkEnd w:id="68"/>
      <w:bookmarkEnd w:id="69"/>
      <w:bookmarkEnd w:id="70"/>
    </w:p>
    <w:p w14:paraId="19DA881E" w14:textId="77777777" w:rsidR="00CD5C87" w:rsidRDefault="007D2D5E" w:rsidP="00CD5C87">
      <w:pPr>
        <w:rPr>
          <w:rFonts w:ascii="Arial" w:hAnsi="Arial" w:cs="Arial"/>
          <w:sz w:val="20"/>
          <w:szCs w:val="20"/>
          <w:rtl/>
        </w:rPr>
      </w:pPr>
      <w:r w:rsidRPr="008643AD">
        <w:rPr>
          <w:rFonts w:ascii="Arial" w:hAnsi="Arial" w:cs="Arial"/>
          <w:sz w:val="20"/>
          <w:szCs w:val="20"/>
          <w:rtl/>
        </w:rPr>
        <w:t>המודול אחראי על ניתוח המידע אשר התקבל</w:t>
      </w:r>
      <w:r w:rsidR="00202178">
        <w:rPr>
          <w:rFonts w:ascii="Arial" w:hAnsi="Arial" w:cs="Arial" w:hint="cs"/>
          <w:sz w:val="20"/>
          <w:szCs w:val="20"/>
          <w:rtl/>
        </w:rPr>
        <w:t xml:space="preserve"> והחזרת מיקום משוער של הרספונדר.</w:t>
      </w:r>
    </w:p>
    <w:p w14:paraId="6FA49D12" w14:textId="77777777" w:rsidR="00B503F9" w:rsidRPr="008643AD" w:rsidRDefault="00B503F9" w:rsidP="00B503F9">
      <w:pPr>
        <w:rPr>
          <w:rFonts w:ascii="Arial" w:hAnsi="Arial" w:cs="Arial"/>
          <w:sz w:val="20"/>
          <w:szCs w:val="20"/>
          <w:rtl/>
        </w:rPr>
      </w:pPr>
      <w:r>
        <w:rPr>
          <w:rFonts w:ascii="Arial" w:hAnsi="Arial" w:cs="Arial" w:hint="cs"/>
          <w:sz w:val="20"/>
          <w:szCs w:val="20"/>
          <w:rtl/>
        </w:rPr>
        <w:t>ניתן לראות את רצף ההרצה של המודול באיור הנ"ל:</w:t>
      </w:r>
    </w:p>
    <w:p w14:paraId="192AA1E5" w14:textId="77777777" w:rsidR="00C458A4" w:rsidRDefault="008F25B9" w:rsidP="00C458A4">
      <w:pPr>
        <w:keepNext/>
        <w:jc w:val="center"/>
      </w:pPr>
      <w:r>
        <w:rPr>
          <w:noProof/>
        </w:rPr>
        <w:lastRenderedPageBreak/>
        <w:drawing>
          <wp:inline distT="0" distB="0" distL="0" distR="0" wp14:anchorId="74918125" wp14:editId="0D1462CE">
            <wp:extent cx="5267325" cy="2609850"/>
            <wp:effectExtent l="0" t="0" r="9525" b="0"/>
            <wp:docPr id="17" name="Picture 17" descr="C:\Users\Gal\AppData\Local\Microsoft\Windows\INetCache\Content.Word\findRespo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l\AppData\Local\Microsoft\Windows\INetCache\Content.Word\findRespond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13918677" w14:textId="4C9EBF06" w:rsidR="00C458A4" w:rsidRDefault="00C458A4" w:rsidP="00C458A4">
      <w:pPr>
        <w:pStyle w:val="ab"/>
        <w:jc w:val="center"/>
        <w:rPr>
          <w:rtl/>
        </w:rPr>
      </w:pPr>
      <w:bookmarkStart w:id="71" w:name="_Toc484783671"/>
      <w:r>
        <w:rPr>
          <w:rFonts w:hint="cs"/>
          <w:rtl/>
        </w:rPr>
        <w:t>איור</w:t>
      </w:r>
      <w:r>
        <w:rPr>
          <w:rtl/>
        </w:rPr>
        <w:t xml:space="preserve"> </w:t>
      </w:r>
      <w:fldSimple w:instr=" STYLEREF 1 \s ">
        <w:r w:rsidR="0089429C">
          <w:rPr>
            <w:noProof/>
            <w:cs/>
          </w:rPr>
          <w:t>‎</w:t>
        </w:r>
        <w:r w:rsidR="0089429C">
          <w:rPr>
            <w:noProof/>
          </w:rPr>
          <w:t>4</w:t>
        </w:r>
      </w:fldSimple>
      <w:r w:rsidR="0089429C">
        <w:rPr>
          <w:rtl/>
        </w:rPr>
        <w:noBreakHyphen/>
      </w:r>
      <w:fldSimple w:instr=" SEQ איור \* ARABIC \s 1 ">
        <w:r w:rsidR="0089429C">
          <w:rPr>
            <w:noProof/>
            <w:rtl/>
          </w:rPr>
          <w:t>2</w:t>
        </w:r>
      </w:fldSimple>
      <w:r>
        <w:rPr>
          <w:rFonts w:hint="cs"/>
          <w:noProof/>
          <w:rtl/>
        </w:rPr>
        <w:t xml:space="preserve"> </w:t>
      </w:r>
      <w:r w:rsidR="00086338">
        <w:rPr>
          <w:rFonts w:hint="cs"/>
          <w:noProof/>
          <w:rtl/>
        </w:rPr>
        <w:t xml:space="preserve">אופן הריצה של </w:t>
      </w:r>
      <w:r w:rsidR="00086338">
        <w:rPr>
          <w:noProof/>
        </w:rPr>
        <w:t>ResponderFinder</w:t>
      </w:r>
      <w:bookmarkEnd w:id="71"/>
    </w:p>
    <w:p w14:paraId="50E04684" w14:textId="77777777" w:rsidR="004254E2" w:rsidRPr="004254E2" w:rsidRDefault="004254E2" w:rsidP="004254E2">
      <w:pPr>
        <w:rPr>
          <w:rFonts w:ascii="Arial" w:hAnsi="Arial" w:cs="Arial"/>
          <w:sz w:val="20"/>
          <w:szCs w:val="20"/>
        </w:rPr>
      </w:pPr>
      <w:r>
        <w:rPr>
          <w:rFonts w:ascii="Arial" w:hAnsi="Arial" w:cs="Arial" w:hint="cs"/>
          <w:sz w:val="20"/>
          <w:szCs w:val="20"/>
          <w:rtl/>
        </w:rPr>
        <w:t>בקצרה, רצף ההרצה הינו</w:t>
      </w:r>
      <w:r>
        <w:rPr>
          <w:rFonts w:ascii="Arial" w:hAnsi="Arial" w:cs="Arial" w:hint="cs"/>
          <w:sz w:val="20"/>
          <w:szCs w:val="20"/>
        </w:rPr>
        <w:t>:</w:t>
      </w:r>
    </w:p>
    <w:p w14:paraId="46FE1423" w14:textId="19E7FDD8" w:rsidR="00F53073" w:rsidRDefault="00F53073" w:rsidP="004254E2">
      <w:pPr>
        <w:pStyle w:val="ac"/>
        <w:numPr>
          <w:ilvl w:val="0"/>
          <w:numId w:val="8"/>
        </w:numPr>
        <w:rPr>
          <w:rFonts w:ascii="Arial" w:hAnsi="Arial" w:cs="Arial"/>
          <w:sz w:val="20"/>
          <w:szCs w:val="20"/>
        </w:rPr>
      </w:pPr>
      <w:r w:rsidRPr="00F53073">
        <w:rPr>
          <w:rFonts w:ascii="Arial" w:hAnsi="Arial" w:cs="Arial" w:hint="cs"/>
          <w:sz w:val="20"/>
          <w:szCs w:val="20"/>
          <w:rtl/>
        </w:rPr>
        <w:t>בתחילת ההרצה המודול מוריד מהנתונים כל מדידת מרחק של מעל 100 מטרים</w:t>
      </w:r>
      <w:r w:rsidR="00A21431">
        <w:rPr>
          <w:rFonts w:ascii="Arial" w:hAnsi="Arial" w:cs="Arial" w:hint="cs"/>
          <w:sz w:val="20"/>
          <w:szCs w:val="20"/>
          <w:rtl/>
        </w:rPr>
        <w:t xml:space="preserve"> (</w:t>
      </w:r>
      <w:r w:rsidR="00A21431">
        <w:rPr>
          <w:rFonts w:ascii="Arial" w:hAnsi="Arial" w:cs="Arial"/>
          <w:sz w:val="20"/>
          <w:szCs w:val="20"/>
        </w:rPr>
        <w:t>Rough Outlier Rejection</w:t>
      </w:r>
      <w:r w:rsidR="00A21431">
        <w:rPr>
          <w:rFonts w:ascii="Arial" w:hAnsi="Arial" w:cs="Arial" w:hint="cs"/>
          <w:sz w:val="20"/>
          <w:szCs w:val="20"/>
          <w:rtl/>
        </w:rPr>
        <w:t>)</w:t>
      </w:r>
      <w:r w:rsidRPr="00F53073">
        <w:rPr>
          <w:rFonts w:ascii="Arial" w:hAnsi="Arial" w:cs="Arial" w:hint="cs"/>
          <w:sz w:val="20"/>
          <w:szCs w:val="20"/>
          <w:rtl/>
        </w:rPr>
        <w:t>. זאת משום שלאחר דיבור עם עובדי אינטל התברר כי טווח הקליטה של הרספונדרים הוא כ-40 מטרים, וערכים קיצוניים הם שגיאות מדידה.</w:t>
      </w:r>
    </w:p>
    <w:p w14:paraId="1C5768EB" w14:textId="77777777" w:rsidR="0013514D" w:rsidRDefault="009A5024" w:rsidP="00F53073">
      <w:pPr>
        <w:pStyle w:val="ac"/>
        <w:numPr>
          <w:ilvl w:val="0"/>
          <w:numId w:val="8"/>
        </w:numPr>
        <w:rPr>
          <w:rFonts w:ascii="Arial" w:hAnsi="Arial" w:cs="Arial"/>
          <w:sz w:val="20"/>
          <w:szCs w:val="20"/>
        </w:rPr>
      </w:pPr>
      <w:r>
        <w:rPr>
          <w:rFonts w:ascii="Arial" w:hAnsi="Arial" w:cs="Arial" w:hint="cs"/>
          <w:sz w:val="20"/>
          <w:szCs w:val="20"/>
          <w:rtl/>
        </w:rPr>
        <w:t>לשם פש</w:t>
      </w:r>
      <w:r w:rsidR="00F53073">
        <w:rPr>
          <w:rFonts w:ascii="Arial" w:hAnsi="Arial" w:cs="Arial" w:hint="cs"/>
          <w:sz w:val="20"/>
          <w:szCs w:val="20"/>
          <w:rtl/>
        </w:rPr>
        <w:t>טת הניתוח בהמשך, מפצלים את המדידות למדידות שאת מיקום הרספונדר אנו יודעים, ומדידות של מרחקים מהרספונדר את מיקומו אנו מחפשים.</w:t>
      </w:r>
    </w:p>
    <w:p w14:paraId="6060CFEB" w14:textId="77777777" w:rsidR="00F53073" w:rsidRDefault="002600ED" w:rsidP="00F53073">
      <w:pPr>
        <w:pStyle w:val="ac"/>
        <w:numPr>
          <w:ilvl w:val="0"/>
          <w:numId w:val="8"/>
        </w:numPr>
        <w:rPr>
          <w:rFonts w:ascii="Arial" w:hAnsi="Arial" w:cs="Arial"/>
          <w:sz w:val="20"/>
          <w:szCs w:val="20"/>
        </w:rPr>
      </w:pPr>
      <w:r>
        <w:rPr>
          <w:rFonts w:ascii="Arial" w:hAnsi="Arial" w:cs="Arial" w:hint="cs"/>
          <w:sz w:val="20"/>
          <w:szCs w:val="20"/>
          <w:rtl/>
        </w:rPr>
        <w:t xml:space="preserve">פונקציית </w:t>
      </w:r>
      <w:r>
        <w:rPr>
          <w:rFonts w:ascii="Arial" w:hAnsi="Arial" w:cs="Arial"/>
          <w:sz w:val="20"/>
          <w:szCs w:val="20"/>
        </w:rPr>
        <w:t>getCalculations</w:t>
      </w:r>
      <w:r>
        <w:rPr>
          <w:rFonts w:ascii="Arial" w:hAnsi="Arial" w:cs="Arial" w:hint="cs"/>
          <w:sz w:val="20"/>
          <w:szCs w:val="20"/>
          <w:rtl/>
        </w:rPr>
        <w:t xml:space="preserve"> נקראת, כאשר מהותה לקחת מרחקים אשר נמדדו ע"י המשתמש, לפצלם לבלוקים לפי טווח זמן, אשר הנחת היסוד היא שהמשתמש לא זז בטווח זמן זה, ולחשב את המיקום המשוער של המשתמש בכל בלוק. כעט יש בידינו מיקומים משוערים של המשתמש בזמנים מסוימים, ומדידות מרחק מהרספונדר שאת מיקומו אנו מחפשים בזמנים מסוימים.</w:t>
      </w:r>
    </w:p>
    <w:p w14:paraId="7D154E52" w14:textId="77777777" w:rsidR="002600ED" w:rsidRDefault="000005FA" w:rsidP="002600ED">
      <w:pPr>
        <w:pStyle w:val="ac"/>
        <w:numPr>
          <w:ilvl w:val="0"/>
          <w:numId w:val="8"/>
        </w:numPr>
        <w:rPr>
          <w:rFonts w:ascii="Arial" w:hAnsi="Arial" w:cs="Arial"/>
          <w:sz w:val="20"/>
          <w:szCs w:val="20"/>
        </w:rPr>
      </w:pPr>
      <w:r>
        <w:rPr>
          <w:rFonts w:ascii="Arial" w:hAnsi="Arial" w:cs="Arial" w:hint="cs"/>
          <w:sz w:val="20"/>
          <w:szCs w:val="20"/>
          <w:rtl/>
        </w:rPr>
        <w:t xml:space="preserve">אם השתמשנו באלגוריתם 2, אנו מקבלים בחזרה לכל בלוק </w:t>
      </w:r>
      <w:r w:rsidR="007F020C">
        <w:rPr>
          <w:rFonts w:ascii="Arial" w:hAnsi="Arial" w:cs="Arial" w:hint="cs"/>
          <w:sz w:val="20"/>
          <w:szCs w:val="20"/>
          <w:rtl/>
        </w:rPr>
        <w:t>"מחיר"</w:t>
      </w:r>
      <w:r>
        <w:rPr>
          <w:rFonts w:ascii="Arial" w:hAnsi="Arial" w:cs="Arial" w:hint="cs"/>
          <w:sz w:val="20"/>
          <w:szCs w:val="20"/>
          <w:rtl/>
        </w:rPr>
        <w:t xml:space="preserve"> שמהווה מאין </w:t>
      </w:r>
      <w:r w:rsidR="008B2F50">
        <w:rPr>
          <w:rFonts w:ascii="Arial" w:hAnsi="Arial" w:cs="Arial" w:hint="cs"/>
          <w:sz w:val="20"/>
          <w:szCs w:val="20"/>
          <w:rtl/>
        </w:rPr>
        <w:t>מדד לביטחון האלגוריתם בחישוב</w:t>
      </w:r>
      <w:r>
        <w:rPr>
          <w:rFonts w:ascii="Arial" w:hAnsi="Arial" w:cs="Arial" w:hint="cs"/>
          <w:sz w:val="20"/>
          <w:szCs w:val="20"/>
          <w:rtl/>
        </w:rPr>
        <w:t xml:space="preserve">. </w:t>
      </w:r>
      <w:r w:rsidR="004A0CC5">
        <w:rPr>
          <w:rFonts w:ascii="Arial" w:hAnsi="Arial" w:cs="Arial" w:hint="cs"/>
          <w:sz w:val="20"/>
          <w:szCs w:val="20"/>
          <w:rtl/>
        </w:rPr>
        <w:t>כדי להמנע משגיאות מתווספות, אנו מאפשרים הסרת ערכים עם מחיר כבד במיוחד ביחס לחישובים האחרים ע"י פרמטר אשר האופרטור קובע.</w:t>
      </w:r>
    </w:p>
    <w:p w14:paraId="356AABD5" w14:textId="77777777" w:rsidR="006D0949" w:rsidRDefault="009A5024" w:rsidP="006D0949">
      <w:pPr>
        <w:pStyle w:val="ac"/>
        <w:numPr>
          <w:ilvl w:val="0"/>
          <w:numId w:val="8"/>
        </w:numPr>
        <w:rPr>
          <w:rFonts w:ascii="Arial" w:hAnsi="Arial" w:cs="Arial"/>
          <w:sz w:val="20"/>
          <w:szCs w:val="20"/>
        </w:rPr>
      </w:pPr>
      <w:r>
        <w:rPr>
          <w:rFonts w:ascii="Arial" w:hAnsi="Arial" w:cs="Arial" w:hint="cs"/>
          <w:sz w:val="20"/>
          <w:szCs w:val="20"/>
          <w:rtl/>
        </w:rPr>
        <w:t>כעת</w:t>
      </w:r>
      <w:r w:rsidR="0041101F">
        <w:rPr>
          <w:rFonts w:ascii="Arial" w:hAnsi="Arial" w:cs="Arial" w:hint="cs"/>
          <w:sz w:val="20"/>
          <w:szCs w:val="20"/>
          <w:rtl/>
        </w:rPr>
        <w:t xml:space="preserve"> מוצאים אילו בלוקים חופפים את המרחקים אשר נמדדו מהרספונדר אשר את מיקומו אנו מחפשים.</w:t>
      </w:r>
      <w:r w:rsidR="00F147C0">
        <w:rPr>
          <w:rFonts w:ascii="Arial" w:hAnsi="Arial" w:cs="Arial" w:hint="cs"/>
          <w:sz w:val="20"/>
          <w:szCs w:val="20"/>
          <w:rtl/>
        </w:rPr>
        <w:t xml:space="preserve"> מתי</w:t>
      </w:r>
      <w:r>
        <w:rPr>
          <w:rFonts w:ascii="Arial" w:hAnsi="Arial" w:cs="Arial" w:hint="cs"/>
          <w:sz w:val="20"/>
          <w:szCs w:val="20"/>
          <w:rtl/>
        </w:rPr>
        <w:t>י</w:t>
      </w:r>
      <w:r w:rsidR="00F147C0">
        <w:rPr>
          <w:rFonts w:ascii="Arial" w:hAnsi="Arial" w:cs="Arial" w:hint="cs"/>
          <w:sz w:val="20"/>
          <w:szCs w:val="20"/>
          <w:rtl/>
        </w:rPr>
        <w:t>חסים למיקום המחושב בכל בלוק כנקודה, והמרחק הנמדד כמרחק מהנקודה לרספונדר.</w:t>
      </w:r>
    </w:p>
    <w:p w14:paraId="584ED096" w14:textId="77777777" w:rsidR="00F147C0" w:rsidRDefault="00F147C0" w:rsidP="00F147C0">
      <w:pPr>
        <w:pStyle w:val="ac"/>
        <w:numPr>
          <w:ilvl w:val="0"/>
          <w:numId w:val="8"/>
        </w:numPr>
        <w:rPr>
          <w:rFonts w:ascii="Arial" w:hAnsi="Arial" w:cs="Arial"/>
          <w:sz w:val="20"/>
          <w:szCs w:val="20"/>
        </w:rPr>
      </w:pPr>
      <w:r>
        <w:rPr>
          <w:rFonts w:ascii="Arial" w:hAnsi="Arial" w:cs="Arial" w:hint="cs"/>
          <w:sz w:val="20"/>
          <w:szCs w:val="20"/>
          <w:rtl/>
        </w:rPr>
        <w:t>משתמשים במידע שחושב לעיל, ולמידע שהתקבל מהרצות עבר (והועבר לאלגוריתם ע"י המפעיל) על-מנת לבצע טרילטרציה מהמיקומים של המשתמשים למציאת המיקום של הרספונדר.</w:t>
      </w:r>
    </w:p>
    <w:p w14:paraId="62A4EBE6" w14:textId="77777777" w:rsidR="00C24DFD" w:rsidRDefault="00E353BE" w:rsidP="00C24DFD">
      <w:pPr>
        <w:keepNext/>
        <w:jc w:val="center"/>
      </w:pPr>
      <w:r>
        <w:rPr>
          <w:noProof/>
        </w:rPr>
        <w:drawing>
          <wp:inline distT="0" distB="0" distL="0" distR="0" wp14:anchorId="621F1DC6" wp14:editId="5EC623D2">
            <wp:extent cx="5184648"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84648" cy="1380744"/>
                    </a:xfrm>
                    <a:prstGeom prst="rect">
                      <a:avLst/>
                    </a:prstGeom>
                    <a:noFill/>
                  </pic:spPr>
                </pic:pic>
              </a:graphicData>
            </a:graphic>
          </wp:inline>
        </w:drawing>
      </w:r>
    </w:p>
    <w:p w14:paraId="6BFAB57D" w14:textId="67149B83" w:rsidR="00AD6606" w:rsidRDefault="00C24DFD" w:rsidP="00C24DFD">
      <w:pPr>
        <w:pStyle w:val="ab"/>
        <w:jc w:val="center"/>
        <w:rPr>
          <w:rFonts w:ascii="Arial" w:hAnsi="Arial" w:cs="Arial"/>
          <w:rtl/>
        </w:rPr>
      </w:pPr>
      <w:bookmarkStart w:id="72" w:name="_Ref484708308"/>
      <w:bookmarkStart w:id="73" w:name="_Toc484783672"/>
      <w:r>
        <w:rPr>
          <w:rFonts w:hint="cs"/>
          <w:rtl/>
        </w:rPr>
        <w:t>איור</w:t>
      </w:r>
      <w:r>
        <w:rPr>
          <w:rtl/>
        </w:rPr>
        <w:t xml:space="preserve"> </w:t>
      </w:r>
      <w:fldSimple w:instr=" STYLEREF 1 \s ">
        <w:r w:rsidR="0089429C">
          <w:rPr>
            <w:noProof/>
            <w:cs/>
          </w:rPr>
          <w:t>‎</w:t>
        </w:r>
        <w:r w:rsidR="0089429C">
          <w:rPr>
            <w:noProof/>
          </w:rPr>
          <w:t>4</w:t>
        </w:r>
      </w:fldSimple>
      <w:r w:rsidR="0089429C">
        <w:rPr>
          <w:rtl/>
        </w:rPr>
        <w:noBreakHyphen/>
      </w:r>
      <w:fldSimple w:instr=" SEQ איור \* ARABIC \s 1 ">
        <w:r w:rsidR="0089429C">
          <w:rPr>
            <w:noProof/>
            <w:rtl/>
          </w:rPr>
          <w:t>3</w:t>
        </w:r>
      </w:fldSimple>
      <w:bookmarkEnd w:id="72"/>
      <w:r>
        <w:rPr>
          <w:noProof/>
        </w:rPr>
        <w:t xml:space="preserve"> </w:t>
      </w:r>
      <w:r>
        <w:rPr>
          <w:rFonts w:hint="cs"/>
          <w:noProof/>
          <w:rtl/>
        </w:rPr>
        <w:t>הדגמה גר</w:t>
      </w:r>
      <w:r w:rsidR="00826137">
        <w:rPr>
          <w:rFonts w:hint="cs"/>
          <w:noProof/>
          <w:rtl/>
        </w:rPr>
        <w:t>פ</w:t>
      </w:r>
      <w:r>
        <w:rPr>
          <w:rFonts w:hint="cs"/>
          <w:noProof/>
          <w:rtl/>
        </w:rPr>
        <w:t>ית של הרצת האלגוריתם על נתוני אמת</w:t>
      </w:r>
      <w:bookmarkEnd w:id="73"/>
    </w:p>
    <w:p w14:paraId="0C115B93" w14:textId="77777777" w:rsidR="00C24DFD" w:rsidRDefault="00C24DFD" w:rsidP="00C24DFD">
      <w:pPr>
        <w:rPr>
          <w:rFonts w:ascii="Arial" w:hAnsi="Arial" w:cs="Arial"/>
          <w:sz w:val="20"/>
          <w:szCs w:val="20"/>
        </w:rPr>
      </w:pPr>
    </w:p>
    <w:p w14:paraId="10F2BDE5" w14:textId="77777777" w:rsidR="00AD6606" w:rsidRPr="00AD6606" w:rsidRDefault="0079773F" w:rsidP="00C24DFD">
      <w:pPr>
        <w:rPr>
          <w:rFonts w:ascii="Arial" w:hAnsi="Arial" w:cs="Arial"/>
          <w:sz w:val="20"/>
          <w:szCs w:val="20"/>
        </w:rPr>
      </w:pPr>
      <w:r>
        <w:rPr>
          <w:rFonts w:ascii="Arial" w:hAnsi="Arial" w:cs="Arial" w:hint="cs"/>
          <w:sz w:val="20"/>
          <w:szCs w:val="20"/>
          <w:rtl/>
        </w:rPr>
        <w:lastRenderedPageBreak/>
        <w:t>ניתן לראות ב-[</w:t>
      </w:r>
      <w:r w:rsidR="00826137">
        <w:rPr>
          <w:rFonts w:ascii="Arial" w:hAnsi="Arial" w:cs="Arial"/>
          <w:sz w:val="20"/>
          <w:szCs w:val="20"/>
          <w:rtl/>
        </w:rPr>
        <w:fldChar w:fldCharType="begin"/>
      </w:r>
      <w:r w:rsidR="00826137">
        <w:rPr>
          <w:rFonts w:ascii="Arial" w:hAnsi="Arial" w:cs="Arial"/>
          <w:sz w:val="20"/>
          <w:szCs w:val="20"/>
          <w:rtl/>
        </w:rPr>
        <w:instrText xml:space="preserve"> </w:instrText>
      </w:r>
      <w:r w:rsidR="00826137">
        <w:rPr>
          <w:rFonts w:ascii="Arial" w:hAnsi="Arial" w:cs="Arial" w:hint="cs"/>
          <w:sz w:val="20"/>
          <w:szCs w:val="20"/>
        </w:rPr>
        <w:instrText>REF</w:instrText>
      </w:r>
      <w:r w:rsidR="00826137">
        <w:rPr>
          <w:rFonts w:ascii="Arial" w:hAnsi="Arial" w:cs="Arial" w:hint="cs"/>
          <w:sz w:val="20"/>
          <w:szCs w:val="20"/>
          <w:rtl/>
        </w:rPr>
        <w:instrText xml:space="preserve"> _</w:instrText>
      </w:r>
      <w:r w:rsidR="00826137">
        <w:rPr>
          <w:rFonts w:ascii="Arial" w:hAnsi="Arial" w:cs="Arial" w:hint="cs"/>
          <w:sz w:val="20"/>
          <w:szCs w:val="20"/>
        </w:rPr>
        <w:instrText>Ref484708308 \h</w:instrText>
      </w:r>
      <w:r w:rsidR="00826137">
        <w:rPr>
          <w:rFonts w:ascii="Arial" w:hAnsi="Arial" w:cs="Arial"/>
          <w:sz w:val="20"/>
          <w:szCs w:val="20"/>
          <w:rtl/>
        </w:rPr>
        <w:instrText xml:space="preserve"> </w:instrText>
      </w:r>
      <w:r w:rsidR="00826137">
        <w:rPr>
          <w:rFonts w:ascii="Arial" w:hAnsi="Arial" w:cs="Arial"/>
          <w:sz w:val="20"/>
          <w:szCs w:val="20"/>
          <w:rtl/>
        </w:rPr>
      </w:r>
      <w:r w:rsidR="00826137">
        <w:rPr>
          <w:rFonts w:ascii="Arial" w:hAnsi="Arial" w:cs="Arial"/>
          <w:sz w:val="20"/>
          <w:szCs w:val="20"/>
          <w:rtl/>
        </w:rPr>
        <w:fldChar w:fldCharType="separate"/>
      </w:r>
      <w:r w:rsidR="00826137">
        <w:rPr>
          <w:rFonts w:hint="cs"/>
          <w:rtl/>
        </w:rPr>
        <w:t>איור</w:t>
      </w:r>
      <w:r w:rsidR="00826137">
        <w:rPr>
          <w:rtl/>
        </w:rPr>
        <w:t xml:space="preserve"> </w:t>
      </w:r>
      <w:r w:rsidR="00826137">
        <w:rPr>
          <w:noProof/>
          <w:rtl/>
        </w:rPr>
        <w:t>‏4</w:t>
      </w:r>
      <w:r w:rsidR="00826137">
        <w:rPr>
          <w:rtl/>
        </w:rPr>
        <w:t>.</w:t>
      </w:r>
      <w:r w:rsidR="00826137">
        <w:rPr>
          <w:noProof/>
          <w:rtl/>
        </w:rPr>
        <w:t>3</w:t>
      </w:r>
      <w:r w:rsidR="00826137">
        <w:rPr>
          <w:rFonts w:ascii="Arial" w:hAnsi="Arial" w:cs="Arial"/>
          <w:sz w:val="20"/>
          <w:szCs w:val="20"/>
          <w:rtl/>
        </w:rPr>
        <w:fldChar w:fldCharType="end"/>
      </w:r>
      <w:r>
        <w:rPr>
          <w:rFonts w:ascii="Arial" w:hAnsi="Arial" w:cs="Arial" w:hint="cs"/>
          <w:sz w:val="20"/>
          <w:szCs w:val="20"/>
          <w:rtl/>
        </w:rPr>
        <w:t>] את שלבי המערכת העיקריים באופן גרפי</w:t>
      </w:r>
      <w:r w:rsidR="00E353BE">
        <w:rPr>
          <w:rFonts w:ascii="Arial" w:hAnsi="Arial" w:cs="Arial" w:hint="cs"/>
          <w:sz w:val="20"/>
          <w:szCs w:val="20"/>
          <w:rtl/>
        </w:rPr>
        <w:t xml:space="preserve">. בכל הגרפים הנקודות האדומות הינן הרספונדרים. הרספונדר </w:t>
      </w:r>
      <w:r w:rsidR="005808DE">
        <w:rPr>
          <w:rFonts w:ascii="Arial" w:hAnsi="Arial" w:cs="Arial" w:hint="cs"/>
          <w:sz w:val="20"/>
          <w:szCs w:val="20"/>
          <w:rtl/>
        </w:rPr>
        <w:t>אשר את מיקומו איננו יודע מסומד בחץ. בגרף השמאלי ביותר המסלול האמיתי של המשתמש. בגרף האמצעי ניתן לראות</w:t>
      </w:r>
      <w:r w:rsidR="001F48DA">
        <w:rPr>
          <w:rFonts w:ascii="Arial" w:hAnsi="Arial" w:cs="Arial" w:hint="cs"/>
          <w:sz w:val="20"/>
          <w:szCs w:val="20"/>
          <w:rtl/>
        </w:rPr>
        <w:t xml:space="preserve"> בירוק</w:t>
      </w:r>
      <w:r w:rsidR="005808DE">
        <w:rPr>
          <w:rFonts w:ascii="Arial" w:hAnsi="Arial" w:cs="Arial" w:hint="cs"/>
          <w:sz w:val="20"/>
          <w:szCs w:val="20"/>
          <w:rtl/>
        </w:rPr>
        <w:t xml:space="preserve"> את ה</w:t>
      </w:r>
      <w:r w:rsidR="001F48DA">
        <w:rPr>
          <w:rFonts w:ascii="Arial" w:hAnsi="Arial" w:cs="Arial" w:hint="cs"/>
          <w:sz w:val="20"/>
          <w:szCs w:val="20"/>
          <w:rtl/>
        </w:rPr>
        <w:t xml:space="preserve">מיקומים המשוערים של המשתמש (הבלוקים השונים) אשר המערכת חישבה. כפי שניתן להבחין באופן כללי המערכת מוצאת נקודות אשר דומות למסלול האמיתי. בגרף הימני ביותן ניתן לראות את המרחק אשר המערכת מייחסת מהבלוקים אל הרספונדר. משום שיש מספר גדול של נקודות, בגרף רואים את המעגל המושרה רק של כ-30 נקודות במרחב אשר לנוחות צבועות בצהוב. כמוכן ניתן לראות כי המערכת אכן מניחה את המיקום המשוער של הרספונדר בהתלקדות של מעגלים רבים, וכי הוא במרחק קרוב יחסית </w:t>
      </w:r>
      <w:r w:rsidR="00531413">
        <w:rPr>
          <w:rFonts w:ascii="Arial" w:hAnsi="Arial" w:cs="Arial" w:hint="cs"/>
          <w:sz w:val="20"/>
          <w:szCs w:val="20"/>
          <w:rtl/>
        </w:rPr>
        <w:t>לאמ</w:t>
      </w:r>
      <w:r w:rsidR="001F48DA">
        <w:rPr>
          <w:rFonts w:ascii="Arial" w:hAnsi="Arial" w:cs="Arial" w:hint="cs"/>
          <w:sz w:val="20"/>
          <w:szCs w:val="20"/>
          <w:rtl/>
        </w:rPr>
        <w:t>תי (כ2.5 מטרים)</w:t>
      </w:r>
      <w:r w:rsidR="00D64317">
        <w:rPr>
          <w:rFonts w:ascii="Arial" w:hAnsi="Arial" w:cs="Arial" w:hint="cs"/>
          <w:sz w:val="20"/>
          <w:szCs w:val="20"/>
          <w:rtl/>
        </w:rPr>
        <w:t>.</w:t>
      </w:r>
    </w:p>
    <w:p w14:paraId="4B6BA31A" w14:textId="77777777" w:rsidR="0013514D" w:rsidRDefault="00D73787" w:rsidP="00962F17">
      <w:pPr>
        <w:pStyle w:val="3"/>
        <w:rPr>
          <w:rtl/>
        </w:rPr>
      </w:pPr>
      <w:r>
        <w:t>Crowdsourcing</w:t>
      </w:r>
    </w:p>
    <w:p w14:paraId="7B5CFD06" w14:textId="77777777" w:rsidR="0013514D" w:rsidRDefault="00E509FA" w:rsidP="0013514D">
      <w:pPr>
        <w:rPr>
          <w:rFonts w:asciiTheme="minorBidi" w:hAnsiTheme="minorBidi"/>
          <w:sz w:val="20"/>
          <w:szCs w:val="20"/>
          <w:rtl/>
        </w:rPr>
      </w:pPr>
      <w:r>
        <w:rPr>
          <w:rFonts w:asciiTheme="minorBidi" w:hAnsiTheme="minorBidi" w:hint="cs"/>
          <w:sz w:val="20"/>
          <w:szCs w:val="20"/>
          <w:rtl/>
        </w:rPr>
        <w:t>משום שהנחת היסוד של הפרוייקט הינה שישנם מספר רב של אנשים אשר ינועו במרחב, וביחד יאספו באופן עקיף מידע אשר עוזר למצוא את הרספונדר אשר את מידומו איננו יודעים, נדרשנו לאשפר שיטה שבה ניתן לקבל מידע, לחשב מיקום משוער של רספונדר, ובשלב כלשהו בעתיד, להשתמש במידע חדש על-מנת לשפר את החישובים. אנו מציעים 2 גישות על-מנת לבצע זאת:</w:t>
      </w:r>
    </w:p>
    <w:p w14:paraId="3963D48E" w14:textId="77777777" w:rsidR="00E509FA" w:rsidRPr="00B744A9" w:rsidRDefault="00E509FA" w:rsidP="00E509FA">
      <w:pPr>
        <w:pStyle w:val="ac"/>
        <w:numPr>
          <w:ilvl w:val="0"/>
          <w:numId w:val="14"/>
        </w:numPr>
        <w:rPr>
          <w:rFonts w:asciiTheme="minorBidi" w:hAnsiTheme="minorBidi" w:cstheme="minorBidi"/>
          <w:sz w:val="20"/>
          <w:szCs w:val="20"/>
          <w:u w:val="single"/>
        </w:rPr>
      </w:pPr>
      <w:r w:rsidRPr="00B744A9">
        <w:rPr>
          <w:rFonts w:asciiTheme="minorBidi" w:hAnsiTheme="minorBidi" w:cstheme="minorBidi"/>
          <w:sz w:val="20"/>
          <w:szCs w:val="20"/>
          <w:u w:val="single"/>
          <w:rtl/>
        </w:rPr>
        <w:t>שמירת חישובי ביניים (</w:t>
      </w:r>
      <w:r w:rsidRPr="00B744A9">
        <w:rPr>
          <w:rFonts w:asciiTheme="minorBidi" w:hAnsiTheme="minorBidi" w:cstheme="minorBidi"/>
          <w:sz w:val="20"/>
          <w:szCs w:val="20"/>
          <w:u w:val="single"/>
        </w:rPr>
        <w:t>calcs</w:t>
      </w:r>
      <w:r w:rsidRPr="00B744A9">
        <w:rPr>
          <w:rFonts w:asciiTheme="minorBidi" w:hAnsiTheme="minorBidi" w:cstheme="minorBidi"/>
          <w:sz w:val="20"/>
          <w:szCs w:val="20"/>
          <w:u w:val="single"/>
          <w:rtl/>
        </w:rPr>
        <w:t>):</w:t>
      </w:r>
      <w:r w:rsidRPr="00B744A9">
        <w:rPr>
          <w:rFonts w:asciiTheme="minorBidi" w:hAnsiTheme="minorBidi" w:cstheme="minorBidi"/>
          <w:sz w:val="20"/>
          <w:szCs w:val="20"/>
          <w:rtl/>
        </w:rPr>
        <w:t xml:space="preserve"> במהלך תהליך מציאת מיקום רספונדר, אנו מחשבים נקודות משוערות במרחב בהן המשתמש עבר. על מנת לשפר את תהליך החישוב, ניתן לשמור ב-</w:t>
      </w:r>
      <w:r w:rsidRPr="00B744A9">
        <w:rPr>
          <w:rFonts w:asciiTheme="minorBidi" w:hAnsiTheme="minorBidi" w:cstheme="minorBidi"/>
          <w:sz w:val="20"/>
          <w:szCs w:val="20"/>
        </w:rPr>
        <w:t>database</w:t>
      </w:r>
      <w:r w:rsidRPr="00B744A9">
        <w:rPr>
          <w:rFonts w:asciiTheme="minorBidi" w:hAnsiTheme="minorBidi" w:cstheme="minorBidi"/>
          <w:sz w:val="20"/>
          <w:szCs w:val="20"/>
          <w:rtl/>
        </w:rPr>
        <w:t xml:space="preserve"> את חישובי ביניים אלו, ואת המרחקים המשוערים מנקודות אלו לרספנדר אשר את מיקומו איננו יודעים. כאשר מגיעים נתונים חדשים אנו נפצל נתונים אלו לבלוקים, ונמצא את המיקום המשוער של המשתמש. כעט בידינו נקודות מהמידע החדש, ונקודות מהמידע הישן. נשתמש בשניהם בשביל למצוא את הנקודה החדשה.</w:t>
      </w:r>
    </w:p>
    <w:p w14:paraId="45DE0B5A" w14:textId="77777777" w:rsidR="00E509FA" w:rsidRPr="00B744A9" w:rsidRDefault="00E509FA" w:rsidP="00E509FA">
      <w:pPr>
        <w:pStyle w:val="ac"/>
        <w:numPr>
          <w:ilvl w:val="0"/>
          <w:numId w:val="14"/>
        </w:numPr>
        <w:rPr>
          <w:rFonts w:asciiTheme="minorBidi" w:hAnsiTheme="minorBidi" w:cstheme="minorBidi"/>
          <w:sz w:val="20"/>
          <w:szCs w:val="20"/>
          <w:u w:val="single"/>
          <w:rtl/>
        </w:rPr>
      </w:pPr>
      <w:r w:rsidRPr="00B744A9">
        <w:rPr>
          <w:rFonts w:asciiTheme="minorBidi" w:hAnsiTheme="minorBidi" w:cstheme="minorBidi"/>
          <w:sz w:val="20"/>
          <w:szCs w:val="20"/>
          <w:u w:val="single"/>
          <w:rtl/>
        </w:rPr>
        <w:t>שמירת נקודה ומשקל (</w:t>
      </w:r>
      <w:r w:rsidRPr="00B744A9">
        <w:rPr>
          <w:rFonts w:asciiTheme="minorBidi" w:hAnsiTheme="minorBidi" w:cstheme="minorBidi"/>
          <w:sz w:val="20"/>
          <w:szCs w:val="20"/>
          <w:u w:val="single"/>
        </w:rPr>
        <w:t>pts</w:t>
      </w:r>
      <w:r w:rsidRPr="00B744A9">
        <w:rPr>
          <w:rFonts w:asciiTheme="minorBidi" w:hAnsiTheme="minorBidi" w:cstheme="minorBidi"/>
          <w:sz w:val="20"/>
          <w:szCs w:val="20"/>
          <w:u w:val="single"/>
          <w:rtl/>
        </w:rPr>
        <w:t>):</w:t>
      </w:r>
      <w:r w:rsidRPr="00B744A9">
        <w:rPr>
          <w:rFonts w:asciiTheme="minorBidi" w:hAnsiTheme="minorBidi" w:cstheme="minorBidi"/>
          <w:sz w:val="20"/>
          <w:szCs w:val="20"/>
          <w:rtl/>
        </w:rPr>
        <w:t xml:space="preserve"> לשיטה הקודמת 2 בעיות משמעותיות. הראשונה היא שיש לשמור ב-</w:t>
      </w:r>
      <w:r w:rsidRPr="00B744A9">
        <w:rPr>
          <w:rFonts w:asciiTheme="minorBidi" w:hAnsiTheme="minorBidi" w:cstheme="minorBidi"/>
          <w:sz w:val="20"/>
          <w:szCs w:val="20"/>
        </w:rPr>
        <w:t>database</w:t>
      </w:r>
      <w:r w:rsidRPr="00B744A9">
        <w:rPr>
          <w:rFonts w:asciiTheme="minorBidi" w:hAnsiTheme="minorBidi" w:cstheme="minorBidi"/>
          <w:sz w:val="20"/>
          <w:szCs w:val="20"/>
          <w:rtl/>
        </w:rPr>
        <w:t xml:space="preserve"> את כל החישובים אשר נעשו עד כה למציאת הרספונדר. השנייה היא שישנה תלות בזמן החישוב למספר הנתונים, כך שזמן הריה הולך וגדל עם איסוף יותר מידע. לכן הגינו פתרון נוסף, שבו אנו שומרים את המיקום הסופי אשר חושר לרספונדר, ומשקל אשר פונקציה של מספר החישובים אשר </w:t>
      </w:r>
      <w:r w:rsidR="00B744A9" w:rsidRPr="00B744A9">
        <w:rPr>
          <w:rFonts w:asciiTheme="minorBidi" w:hAnsiTheme="minorBidi" w:cstheme="minorBidi"/>
          <w:sz w:val="20"/>
          <w:szCs w:val="20"/>
          <w:rtl/>
        </w:rPr>
        <w:t>הובילו לחישוב נקודה זו (מעין רמת בטחון של האלגוריתם). כאשר נקבל נקודה ומשקל, נוסיף את הנקודה ל-</w:t>
      </w:r>
      <w:r w:rsidR="00B744A9" w:rsidRPr="00B744A9">
        <w:rPr>
          <w:rFonts w:asciiTheme="minorBidi" w:hAnsiTheme="minorBidi" w:cstheme="minorBidi"/>
          <w:sz w:val="20"/>
          <w:szCs w:val="20"/>
        </w:rPr>
        <w:t>block</w:t>
      </w:r>
      <w:r w:rsidR="00B744A9" w:rsidRPr="00B744A9">
        <w:rPr>
          <w:rFonts w:asciiTheme="minorBidi" w:hAnsiTheme="minorBidi" w:cstheme="minorBidi"/>
          <w:sz w:val="20"/>
          <w:szCs w:val="20"/>
          <w:rtl/>
        </w:rPr>
        <w:t>-ים אשר חושבו, כנקודה אשר קרובה מאוד (כתלות במשקל) לרספונדר.</w:t>
      </w:r>
    </w:p>
    <w:p w14:paraId="72664546" w14:textId="77777777" w:rsidR="00CD5C87" w:rsidRPr="00FA6CEC" w:rsidRDefault="00CD5C87" w:rsidP="00E654FA">
      <w:pPr>
        <w:pStyle w:val="2"/>
        <w:rPr>
          <w:rtl/>
        </w:rPr>
      </w:pPr>
      <w:bookmarkStart w:id="74" w:name="_Toc484705476"/>
      <w:bookmarkStart w:id="75" w:name="_Toc484705756"/>
      <w:bookmarkStart w:id="76" w:name="_Toc485141349"/>
      <w:r>
        <w:t>Algorithms</w:t>
      </w:r>
      <w:bookmarkEnd w:id="74"/>
      <w:bookmarkEnd w:id="75"/>
      <w:bookmarkEnd w:id="76"/>
    </w:p>
    <w:p w14:paraId="587C7681" w14:textId="77777777" w:rsidR="00B242FE" w:rsidRPr="008643AD" w:rsidRDefault="00B242FE" w:rsidP="00B242FE">
      <w:pPr>
        <w:rPr>
          <w:rFonts w:ascii="Arial" w:hAnsi="Arial" w:cs="Arial"/>
          <w:sz w:val="20"/>
          <w:szCs w:val="20"/>
          <w:rtl/>
        </w:rPr>
      </w:pPr>
      <w:r w:rsidRPr="008643AD">
        <w:rPr>
          <w:rFonts w:ascii="Arial" w:hAnsi="Arial" w:cs="Arial"/>
          <w:sz w:val="20"/>
          <w:szCs w:val="20"/>
          <w:rtl/>
        </w:rPr>
        <w:t>במודול זה אנו מימשנו את האלגוריתמים הבסיסיים ל-</w:t>
      </w:r>
      <w:r w:rsidRPr="008643AD">
        <w:rPr>
          <w:rFonts w:ascii="Arial" w:hAnsi="Arial" w:cs="Arial"/>
          <w:sz w:val="20"/>
          <w:szCs w:val="20"/>
        </w:rPr>
        <w:t>Trilateration</w:t>
      </w:r>
      <w:r w:rsidRPr="008643AD">
        <w:rPr>
          <w:rFonts w:ascii="Arial" w:hAnsi="Arial" w:cs="Arial"/>
          <w:sz w:val="20"/>
          <w:szCs w:val="20"/>
          <w:rtl/>
        </w:rPr>
        <w:t xml:space="preserve"> אשר פורטו בפרק 2.</w:t>
      </w:r>
      <w:r w:rsidR="00AB66EF">
        <w:rPr>
          <w:rFonts w:ascii="Arial" w:hAnsi="Arial" w:cs="Arial" w:hint="cs"/>
          <w:sz w:val="20"/>
          <w:szCs w:val="20"/>
          <w:rtl/>
        </w:rPr>
        <w:t xml:space="preserve"> למימוש אלגוריתם 1 היו לרשותינו 2 פותרי מערכות לינאריות (אחד של ספריית </w:t>
      </w:r>
      <w:r w:rsidR="00AB66EF">
        <w:rPr>
          <w:rFonts w:ascii="Arial" w:hAnsi="Arial" w:cs="Arial"/>
          <w:sz w:val="20"/>
          <w:szCs w:val="20"/>
        </w:rPr>
        <w:t>numpy</w:t>
      </w:r>
      <w:r w:rsidR="00AB66EF">
        <w:rPr>
          <w:rFonts w:ascii="Arial" w:hAnsi="Arial" w:cs="Arial" w:hint="cs"/>
          <w:sz w:val="20"/>
          <w:szCs w:val="20"/>
          <w:rtl/>
        </w:rPr>
        <w:t xml:space="preserve"> והשני של ספריית </w:t>
      </w:r>
      <w:r w:rsidR="00AB66EF">
        <w:rPr>
          <w:rFonts w:ascii="Arial" w:hAnsi="Arial" w:cs="Arial"/>
          <w:sz w:val="20"/>
          <w:szCs w:val="20"/>
        </w:rPr>
        <w:t>scipy</w:t>
      </w:r>
      <w:r w:rsidR="00AB66EF">
        <w:rPr>
          <w:rFonts w:ascii="Arial" w:hAnsi="Arial" w:cs="Arial" w:hint="cs"/>
          <w:sz w:val="20"/>
          <w:szCs w:val="20"/>
          <w:rtl/>
        </w:rPr>
        <w:t>)</w:t>
      </w:r>
      <w:r w:rsidR="007B67B8">
        <w:rPr>
          <w:rFonts w:ascii="Arial" w:hAnsi="Arial" w:cs="Arial" w:hint="cs"/>
          <w:sz w:val="20"/>
          <w:szCs w:val="20"/>
          <w:rtl/>
        </w:rPr>
        <w:t xml:space="preserve"> אשר פותרים ברקע את הבעיה בצורה מעט שונה. האלגוריתמים</w:t>
      </w:r>
      <w:r w:rsidR="007B67B8">
        <w:rPr>
          <w:rFonts w:ascii="Arial" w:hAnsi="Arial" w:cs="Arial" w:hint="cs"/>
          <w:sz w:val="20"/>
          <w:szCs w:val="20"/>
        </w:rPr>
        <w:t>:</w:t>
      </w:r>
    </w:p>
    <w:p w14:paraId="39DB183E" w14:textId="498F4C27" w:rsidR="00B242FE" w:rsidRPr="008643AD" w:rsidRDefault="007B67B8" w:rsidP="00B242FE">
      <w:pPr>
        <w:pStyle w:val="ac"/>
        <w:numPr>
          <w:ilvl w:val="0"/>
          <w:numId w:val="6"/>
        </w:numPr>
        <w:rPr>
          <w:rFonts w:ascii="Arial" w:hAnsi="Arial" w:cs="Arial"/>
          <w:sz w:val="20"/>
          <w:szCs w:val="20"/>
        </w:rPr>
      </w:pPr>
      <w:r>
        <w:rPr>
          <w:rFonts w:ascii="Arial" w:hAnsi="Arial" w:cs="Arial"/>
          <w:sz w:val="20"/>
          <w:szCs w:val="20"/>
          <w:u w:val="single"/>
        </w:rPr>
        <w:t>lstsq</w:t>
      </w:r>
      <w:r w:rsidR="00B242FE" w:rsidRPr="008643AD">
        <w:rPr>
          <w:rFonts w:ascii="Arial" w:hAnsi="Arial" w:cs="Arial"/>
          <w:sz w:val="20"/>
          <w:szCs w:val="20"/>
          <w:rtl/>
        </w:rPr>
        <w:t xml:space="preserve">: </w:t>
      </w:r>
      <w:r w:rsidR="00903EEB">
        <w:rPr>
          <w:rFonts w:ascii="Arial" w:hAnsi="Arial" w:cs="Arial" w:hint="cs"/>
          <w:sz w:val="20"/>
          <w:szCs w:val="20"/>
          <w:rtl/>
        </w:rPr>
        <w:t xml:space="preserve">פתרון של ספריית </w:t>
      </w:r>
      <w:r w:rsidR="00903EEB">
        <w:rPr>
          <w:rFonts w:ascii="Arial" w:hAnsi="Arial" w:cs="Arial"/>
          <w:sz w:val="20"/>
          <w:szCs w:val="20"/>
        </w:rPr>
        <w:t>numpy</w:t>
      </w:r>
      <w:r w:rsidR="00903EEB">
        <w:rPr>
          <w:rFonts w:ascii="Arial" w:hAnsi="Arial" w:cs="Arial" w:hint="cs"/>
          <w:sz w:val="20"/>
          <w:szCs w:val="20"/>
          <w:rtl/>
        </w:rPr>
        <w:t xml:space="preserve"> אשר </w:t>
      </w:r>
      <w:r>
        <w:rPr>
          <w:rFonts w:ascii="Arial" w:hAnsi="Arial" w:cs="Arial" w:hint="cs"/>
          <w:sz w:val="20"/>
          <w:szCs w:val="20"/>
          <w:rtl/>
        </w:rPr>
        <w:t xml:space="preserve">משתמש בפתרון </w:t>
      </w:r>
      <w:r>
        <w:rPr>
          <w:rFonts w:ascii="Arial" w:hAnsi="Arial" w:cs="Arial"/>
          <w:sz w:val="20"/>
          <w:szCs w:val="20"/>
        </w:rPr>
        <w:t>SVD</w:t>
      </w:r>
      <w:r>
        <w:rPr>
          <w:rFonts w:ascii="Arial" w:hAnsi="Arial" w:cs="Arial" w:hint="cs"/>
          <w:sz w:val="20"/>
          <w:szCs w:val="20"/>
          <w:rtl/>
        </w:rPr>
        <w:t xml:space="preserve"> </w:t>
      </w:r>
      <w:r w:rsidR="00D458A7">
        <w:rPr>
          <w:rFonts w:ascii="Arial" w:hAnsi="Arial" w:cs="Arial" w:hint="cs"/>
          <w:sz w:val="20"/>
          <w:szCs w:val="20"/>
          <w:rtl/>
        </w:rPr>
        <w:t>עם מספר אופטימיזציות הן למהירות והן לקירוב.</w:t>
      </w:r>
      <w:r w:rsidR="000670A3">
        <w:rPr>
          <w:rFonts w:ascii="Arial" w:hAnsi="Arial" w:cs="Arial" w:hint="cs"/>
          <w:sz w:val="20"/>
          <w:szCs w:val="20"/>
          <w:rtl/>
        </w:rPr>
        <w:t xml:space="preserve"> פירוט על האלגוריתם ניתן למצוא ב-</w:t>
      </w:r>
      <w:sdt>
        <w:sdtPr>
          <w:rPr>
            <w:rFonts w:ascii="Arial" w:hAnsi="Arial" w:cs="Arial" w:hint="cs"/>
            <w:sz w:val="20"/>
            <w:szCs w:val="20"/>
            <w:rtl/>
          </w:rPr>
          <w:id w:val="1173227350"/>
          <w:citation/>
        </w:sdtPr>
        <w:sdtEndPr/>
        <w:sdtContent>
          <w:r w:rsidR="000670A3">
            <w:rPr>
              <w:rFonts w:ascii="Arial" w:hAnsi="Arial" w:cs="Arial"/>
              <w:sz w:val="20"/>
              <w:szCs w:val="20"/>
              <w:rtl/>
            </w:rPr>
            <w:fldChar w:fldCharType="begin"/>
          </w:r>
          <w:r w:rsidR="000670A3">
            <w:rPr>
              <w:rFonts w:ascii="Arial" w:hAnsi="Arial" w:cs="Arial"/>
              <w:sz w:val="20"/>
              <w:szCs w:val="20"/>
            </w:rPr>
            <w:instrText xml:space="preserve"> CITATION htt \l 1033 </w:instrText>
          </w:r>
          <w:r w:rsidR="000670A3">
            <w:rPr>
              <w:rFonts w:ascii="Arial" w:hAnsi="Arial" w:cs="Arial"/>
              <w:sz w:val="20"/>
              <w:szCs w:val="20"/>
              <w:rtl/>
            </w:rPr>
            <w:fldChar w:fldCharType="separate"/>
          </w:r>
          <w:r w:rsidR="00876B60">
            <w:rPr>
              <w:rFonts w:ascii="Arial" w:hAnsi="Arial" w:cs="Arial"/>
              <w:noProof/>
              <w:sz w:val="20"/>
              <w:szCs w:val="20"/>
            </w:rPr>
            <w:t xml:space="preserve"> </w:t>
          </w:r>
          <w:r w:rsidR="00876B60" w:rsidRPr="00876B60">
            <w:rPr>
              <w:rFonts w:ascii="Arial" w:hAnsi="Arial" w:cs="Arial"/>
              <w:noProof/>
              <w:sz w:val="20"/>
              <w:szCs w:val="20"/>
            </w:rPr>
            <w:t>(Anon., n.d.)</w:t>
          </w:r>
          <w:r w:rsidR="000670A3">
            <w:rPr>
              <w:rFonts w:ascii="Arial" w:hAnsi="Arial" w:cs="Arial"/>
              <w:sz w:val="20"/>
              <w:szCs w:val="20"/>
              <w:rtl/>
            </w:rPr>
            <w:fldChar w:fldCharType="end"/>
          </w:r>
        </w:sdtContent>
      </w:sdt>
      <w:r w:rsidR="000670A3">
        <w:rPr>
          <w:rFonts w:ascii="Arial" w:hAnsi="Arial" w:cs="Arial" w:hint="cs"/>
          <w:sz w:val="20"/>
          <w:szCs w:val="20"/>
          <w:rtl/>
        </w:rPr>
        <w:t>.</w:t>
      </w:r>
      <w:r w:rsidR="00A30BB8" w:rsidRPr="00A30BB8">
        <w:rPr>
          <w:rFonts w:ascii="Arial" w:hAnsi="Arial" w:cs="Arial" w:hint="cs"/>
          <w:sz w:val="20"/>
          <w:szCs w:val="20"/>
          <w:rtl/>
        </w:rPr>
        <w:t xml:space="preserve"> </w:t>
      </w:r>
      <w:r w:rsidR="00A30BB8">
        <w:rPr>
          <w:rFonts w:ascii="Arial" w:hAnsi="Arial" w:cs="Arial" w:hint="cs"/>
          <w:sz w:val="20"/>
          <w:szCs w:val="20"/>
          <w:rtl/>
        </w:rPr>
        <w:t xml:space="preserve">בשאר מאמר זה נכנה את שיטה זו </w:t>
      </w:r>
      <w:r w:rsidR="00A30BB8">
        <w:rPr>
          <w:rFonts w:ascii="Arial" w:hAnsi="Arial" w:cs="Arial"/>
          <w:sz w:val="20"/>
          <w:szCs w:val="20"/>
        </w:rPr>
        <w:t>lstsq</w:t>
      </w:r>
      <w:r w:rsidR="00A30BB8">
        <w:rPr>
          <w:rFonts w:ascii="Arial" w:hAnsi="Arial" w:cs="Arial" w:hint="cs"/>
          <w:sz w:val="20"/>
          <w:szCs w:val="20"/>
          <w:rtl/>
        </w:rPr>
        <w:t>.</w:t>
      </w:r>
    </w:p>
    <w:p w14:paraId="253DD326" w14:textId="7FB799CF" w:rsidR="00A7323A" w:rsidRPr="000670A3" w:rsidRDefault="00903EEB" w:rsidP="000670A3">
      <w:pPr>
        <w:pStyle w:val="ac"/>
        <w:numPr>
          <w:ilvl w:val="0"/>
          <w:numId w:val="6"/>
        </w:numPr>
        <w:rPr>
          <w:rFonts w:ascii="Arial" w:hAnsi="Arial" w:cs="Arial"/>
          <w:sz w:val="20"/>
          <w:szCs w:val="20"/>
        </w:rPr>
      </w:pPr>
      <w:r>
        <w:rPr>
          <w:rFonts w:ascii="Arial" w:hAnsi="Arial" w:cs="Arial"/>
          <w:sz w:val="20"/>
          <w:szCs w:val="20"/>
          <w:u w:val="single"/>
        </w:rPr>
        <w:t>pinverse</w:t>
      </w:r>
      <w:r w:rsidR="00B242FE" w:rsidRPr="008643AD">
        <w:rPr>
          <w:rFonts w:ascii="Arial" w:hAnsi="Arial" w:cs="Arial"/>
          <w:sz w:val="20"/>
          <w:szCs w:val="20"/>
          <w:rtl/>
        </w:rPr>
        <w:t xml:space="preserve">: </w:t>
      </w:r>
      <w:r>
        <w:rPr>
          <w:rFonts w:ascii="Arial" w:hAnsi="Arial" w:cs="Arial" w:hint="cs"/>
          <w:sz w:val="20"/>
          <w:szCs w:val="20"/>
          <w:rtl/>
        </w:rPr>
        <w:t xml:space="preserve">פתרון של ספריית </w:t>
      </w:r>
      <w:r>
        <w:rPr>
          <w:rFonts w:ascii="Arial" w:hAnsi="Arial" w:cs="Arial"/>
          <w:sz w:val="20"/>
          <w:szCs w:val="20"/>
        </w:rPr>
        <w:t>scipy</w:t>
      </w:r>
      <w:r>
        <w:rPr>
          <w:rFonts w:ascii="Arial" w:hAnsi="Arial" w:cs="Arial" w:hint="cs"/>
          <w:sz w:val="20"/>
          <w:szCs w:val="20"/>
          <w:rtl/>
        </w:rPr>
        <w:t xml:space="preserve"> אשר למעשה מוצא בשיטת </w:t>
      </w:r>
      <w:r>
        <w:rPr>
          <w:rFonts w:ascii="Arial" w:hAnsi="Arial" w:cs="Arial"/>
          <w:sz w:val="20"/>
          <w:szCs w:val="20"/>
        </w:rPr>
        <w:t>SVD</w:t>
      </w:r>
      <w:r>
        <w:rPr>
          <w:rFonts w:ascii="Arial" w:hAnsi="Arial" w:cs="Arial" w:hint="cs"/>
          <w:sz w:val="20"/>
          <w:szCs w:val="20"/>
          <w:rtl/>
        </w:rPr>
        <w:t xml:space="preserve"> את ה-</w:t>
      </w:r>
      <w:r>
        <w:rPr>
          <w:rFonts w:ascii="Arial" w:hAnsi="Arial" w:cs="Arial"/>
          <w:sz w:val="20"/>
          <w:szCs w:val="20"/>
        </w:rPr>
        <w:t>pseudoinverse</w:t>
      </w:r>
      <w:r>
        <w:rPr>
          <w:rFonts w:ascii="Arial" w:hAnsi="Arial" w:cs="Arial" w:hint="cs"/>
          <w:sz w:val="20"/>
          <w:szCs w:val="20"/>
          <w:rtl/>
        </w:rPr>
        <w:t xml:space="preserve"> של </w:t>
      </w:r>
      <w:r w:rsidR="00ED5760">
        <w:rPr>
          <w:rFonts w:ascii="Arial" w:hAnsi="Arial" w:cs="Arial" w:hint="cs"/>
          <w:sz w:val="20"/>
          <w:szCs w:val="20"/>
          <w:rtl/>
        </w:rPr>
        <w:t>המטריצה. את ה-</w:t>
      </w:r>
      <w:r w:rsidR="00ED5760">
        <w:rPr>
          <w:rFonts w:ascii="Arial" w:hAnsi="Arial" w:cs="Arial"/>
          <w:sz w:val="20"/>
          <w:szCs w:val="20"/>
        </w:rPr>
        <w:t>pseudoinverse</w:t>
      </w:r>
      <w:r w:rsidR="00ED5760">
        <w:rPr>
          <w:rFonts w:ascii="Arial" w:hAnsi="Arial" w:cs="Arial" w:hint="cs"/>
          <w:sz w:val="20"/>
          <w:szCs w:val="20"/>
          <w:rtl/>
        </w:rPr>
        <w:t xml:space="preserve"> ניתן להכפיל בחלק הימני של המשוואות כדי לפתור את הבעיה, כפי שמתואר ב-</w:t>
      </w:r>
      <w:r w:rsidR="00F27A8F" w:rsidRPr="00F27A8F">
        <w:rPr>
          <w:rtl/>
        </w:rPr>
        <w:t xml:space="preserve"> </w:t>
      </w:r>
      <w:sdt>
        <w:sdtPr>
          <w:rPr>
            <w:rFonts w:asciiTheme="minorBidi" w:hAnsiTheme="minorBidi" w:cstheme="minorBidi"/>
            <w:sz w:val="20"/>
            <w:szCs w:val="20"/>
            <w:rtl/>
          </w:rPr>
          <w:id w:val="-892726965"/>
          <w:citation/>
        </w:sdtPr>
        <w:sdtEndPr/>
        <w:sdtContent>
          <w:r w:rsidR="00F27A8F" w:rsidRPr="007B6C64">
            <w:rPr>
              <w:rFonts w:asciiTheme="minorBidi" w:hAnsiTheme="minorBidi" w:cstheme="minorBidi"/>
              <w:sz w:val="20"/>
              <w:szCs w:val="20"/>
              <w:rtl/>
            </w:rPr>
            <w:fldChar w:fldCharType="begin"/>
          </w:r>
          <w:r w:rsidR="00F27A8F" w:rsidRPr="007B6C64">
            <w:rPr>
              <w:rFonts w:asciiTheme="minorBidi" w:hAnsiTheme="minorBidi" w:cstheme="minorBidi"/>
              <w:sz w:val="20"/>
              <w:szCs w:val="20"/>
            </w:rPr>
            <w:instrText xml:space="preserve"> CITATION Gil06 \l 1033 </w:instrText>
          </w:r>
          <w:r w:rsidR="00F27A8F" w:rsidRPr="007B6C64">
            <w:rPr>
              <w:rFonts w:asciiTheme="minorBidi" w:hAnsiTheme="minorBidi" w:cstheme="minorBidi"/>
              <w:sz w:val="20"/>
              <w:szCs w:val="20"/>
              <w:rtl/>
            </w:rPr>
            <w:fldChar w:fldCharType="separate"/>
          </w:r>
          <w:r w:rsidR="00876B60" w:rsidRPr="00876B60">
            <w:rPr>
              <w:rFonts w:asciiTheme="minorBidi" w:hAnsiTheme="minorBidi" w:cstheme="minorBidi"/>
              <w:noProof/>
              <w:sz w:val="20"/>
              <w:szCs w:val="20"/>
            </w:rPr>
            <w:t>(Strang, 2006)</w:t>
          </w:r>
          <w:r w:rsidR="00F27A8F" w:rsidRPr="007B6C64">
            <w:rPr>
              <w:rFonts w:asciiTheme="minorBidi" w:hAnsiTheme="minorBidi" w:cstheme="minorBidi"/>
              <w:sz w:val="20"/>
              <w:szCs w:val="20"/>
              <w:rtl/>
            </w:rPr>
            <w:fldChar w:fldCharType="end"/>
          </w:r>
        </w:sdtContent>
      </w:sdt>
      <w:r w:rsidR="00ED5760">
        <w:rPr>
          <w:rFonts w:ascii="Arial" w:hAnsi="Arial" w:cs="Arial" w:hint="cs"/>
          <w:sz w:val="20"/>
          <w:szCs w:val="20"/>
          <w:rtl/>
        </w:rPr>
        <w:t>.</w:t>
      </w:r>
      <w:r w:rsidR="009455A6">
        <w:rPr>
          <w:rFonts w:ascii="Arial" w:hAnsi="Arial" w:cs="Arial" w:hint="cs"/>
          <w:sz w:val="20"/>
          <w:szCs w:val="20"/>
          <w:rtl/>
        </w:rPr>
        <w:t xml:space="preserve"> בשאר מאמר זה </w:t>
      </w:r>
      <w:r w:rsidR="00A30BB8">
        <w:rPr>
          <w:rFonts w:ascii="Arial" w:hAnsi="Arial" w:cs="Arial" w:hint="cs"/>
          <w:sz w:val="20"/>
          <w:szCs w:val="20"/>
          <w:rtl/>
        </w:rPr>
        <w:t>נכנה</w:t>
      </w:r>
      <w:r w:rsidR="009455A6">
        <w:rPr>
          <w:rFonts w:ascii="Arial" w:hAnsi="Arial" w:cs="Arial" w:hint="cs"/>
          <w:sz w:val="20"/>
          <w:szCs w:val="20"/>
          <w:rtl/>
        </w:rPr>
        <w:t xml:space="preserve"> את שיטה זו </w:t>
      </w:r>
      <w:r w:rsidR="009455A6">
        <w:rPr>
          <w:rFonts w:ascii="Arial" w:hAnsi="Arial" w:cs="Arial"/>
          <w:sz w:val="20"/>
          <w:szCs w:val="20"/>
        </w:rPr>
        <w:t>svd</w:t>
      </w:r>
      <w:r w:rsidR="00ED68BF">
        <w:rPr>
          <w:rFonts w:ascii="Arial" w:hAnsi="Arial" w:cs="Arial" w:hint="cs"/>
          <w:sz w:val="20"/>
          <w:szCs w:val="20"/>
          <w:rtl/>
        </w:rPr>
        <w:t>.</w:t>
      </w:r>
      <w:r w:rsidR="000670A3" w:rsidRPr="000670A3">
        <w:rPr>
          <w:rFonts w:ascii="Arial" w:hAnsi="Arial" w:cs="Arial" w:hint="cs"/>
          <w:sz w:val="20"/>
          <w:szCs w:val="20"/>
          <w:rtl/>
        </w:rPr>
        <w:t xml:space="preserve"> </w:t>
      </w:r>
      <w:r w:rsidR="000670A3">
        <w:rPr>
          <w:rFonts w:ascii="Arial" w:hAnsi="Arial" w:cs="Arial" w:hint="cs"/>
          <w:sz w:val="20"/>
          <w:szCs w:val="20"/>
          <w:rtl/>
        </w:rPr>
        <w:t>פירוט על האלגוריתם ניתן למצוא ב-</w:t>
      </w:r>
      <w:sdt>
        <w:sdtPr>
          <w:rPr>
            <w:rFonts w:ascii="Arial" w:hAnsi="Arial" w:cs="Arial" w:hint="cs"/>
            <w:sz w:val="20"/>
            <w:szCs w:val="20"/>
            <w:rtl/>
          </w:rPr>
          <w:id w:val="-484163639"/>
          <w:citation/>
        </w:sdtPr>
        <w:sdtEndPr/>
        <w:sdtContent>
          <w:r w:rsidR="000670A3">
            <w:rPr>
              <w:rFonts w:ascii="Arial" w:hAnsi="Arial" w:cs="Arial"/>
              <w:sz w:val="20"/>
              <w:szCs w:val="20"/>
              <w:rtl/>
            </w:rPr>
            <w:fldChar w:fldCharType="begin"/>
          </w:r>
          <w:r w:rsidR="000670A3">
            <w:rPr>
              <w:rFonts w:ascii="Arial" w:hAnsi="Arial" w:cs="Arial"/>
              <w:sz w:val="20"/>
              <w:szCs w:val="20"/>
            </w:rPr>
            <w:instrText xml:space="preserve"> CITATION scipy_svd \l 1033 </w:instrText>
          </w:r>
          <w:r w:rsidR="000670A3">
            <w:rPr>
              <w:rFonts w:ascii="Arial" w:hAnsi="Arial" w:cs="Arial"/>
              <w:sz w:val="20"/>
              <w:szCs w:val="20"/>
              <w:rtl/>
            </w:rPr>
            <w:fldChar w:fldCharType="separate"/>
          </w:r>
          <w:r w:rsidR="00876B60">
            <w:rPr>
              <w:rFonts w:ascii="Arial" w:hAnsi="Arial" w:cs="Arial"/>
              <w:noProof/>
              <w:sz w:val="20"/>
              <w:szCs w:val="20"/>
            </w:rPr>
            <w:t xml:space="preserve"> </w:t>
          </w:r>
          <w:r w:rsidR="00876B60" w:rsidRPr="00876B60">
            <w:rPr>
              <w:rFonts w:ascii="Arial" w:hAnsi="Arial" w:cs="Arial"/>
              <w:noProof/>
              <w:sz w:val="20"/>
              <w:szCs w:val="20"/>
            </w:rPr>
            <w:t>(Anon., n.d.)</w:t>
          </w:r>
          <w:r w:rsidR="000670A3">
            <w:rPr>
              <w:rFonts w:ascii="Arial" w:hAnsi="Arial" w:cs="Arial"/>
              <w:sz w:val="20"/>
              <w:szCs w:val="20"/>
              <w:rtl/>
            </w:rPr>
            <w:fldChar w:fldCharType="end"/>
          </w:r>
        </w:sdtContent>
      </w:sdt>
      <w:r w:rsidR="000670A3">
        <w:rPr>
          <w:rFonts w:ascii="Arial" w:hAnsi="Arial" w:cs="Arial" w:hint="cs"/>
          <w:sz w:val="20"/>
          <w:szCs w:val="20"/>
          <w:rtl/>
        </w:rPr>
        <w:t>.</w:t>
      </w:r>
    </w:p>
    <w:p w14:paraId="4FDA1D5D" w14:textId="77777777" w:rsidR="00A7323A" w:rsidRDefault="00A7323A" w:rsidP="00A7323A">
      <w:pPr>
        <w:ind w:left="360"/>
        <w:rPr>
          <w:rFonts w:ascii="Arial" w:hAnsi="Arial" w:cs="Arial"/>
          <w:sz w:val="20"/>
          <w:szCs w:val="20"/>
          <w:rtl/>
        </w:rPr>
      </w:pPr>
      <w:r>
        <w:rPr>
          <w:rFonts w:ascii="Arial" w:hAnsi="Arial" w:cs="Arial" w:hint="cs"/>
          <w:sz w:val="20"/>
          <w:szCs w:val="20"/>
          <w:rtl/>
        </w:rPr>
        <w:t>למעשה, 2 הפתרונות הנ"ל, בעולם ללא שגיאות, אמורים לתת פתרונות זהים, אך הן עקב שגיאות קירוב מכונה, והן משום שלעיתים למערכות הלינאריות ייתכנו מספר פתרונות שונים מקורבים, לעיתים אנו מצפים לקבל תוצאות שונות.</w:t>
      </w:r>
    </w:p>
    <w:p w14:paraId="7DA55A57" w14:textId="77777777" w:rsidR="000F5279" w:rsidRPr="00A7323A" w:rsidRDefault="000F5279" w:rsidP="000F5279">
      <w:pPr>
        <w:ind w:left="360"/>
        <w:rPr>
          <w:rFonts w:ascii="Arial" w:hAnsi="Arial" w:cs="Arial"/>
          <w:sz w:val="20"/>
          <w:szCs w:val="20"/>
          <w:rtl/>
        </w:rPr>
      </w:pPr>
      <w:r>
        <w:rPr>
          <w:rFonts w:ascii="Arial" w:hAnsi="Arial" w:cs="Arial" w:hint="cs"/>
          <w:sz w:val="20"/>
          <w:szCs w:val="20"/>
          <w:rtl/>
        </w:rPr>
        <w:t xml:space="preserve">עבור אלגוריתם 2, הלא-לינארי, השתמשנו בפתרות </w:t>
      </w:r>
      <w:r>
        <w:rPr>
          <w:rFonts w:ascii="Arial" w:hAnsi="Arial" w:cs="Arial"/>
          <w:sz w:val="20"/>
          <w:szCs w:val="20"/>
        </w:rPr>
        <w:t>least_squares</w:t>
      </w:r>
      <w:r>
        <w:rPr>
          <w:rFonts w:ascii="Arial" w:hAnsi="Arial" w:cs="Arial" w:hint="cs"/>
          <w:sz w:val="20"/>
          <w:szCs w:val="20"/>
          <w:rtl/>
        </w:rPr>
        <w:t xml:space="preserve"> של ספריית </w:t>
      </w:r>
      <w:r>
        <w:rPr>
          <w:rFonts w:ascii="Arial" w:hAnsi="Arial" w:cs="Arial"/>
          <w:sz w:val="20"/>
          <w:szCs w:val="20"/>
        </w:rPr>
        <w:t>scipy</w:t>
      </w:r>
      <w:r>
        <w:rPr>
          <w:rFonts w:ascii="Arial" w:hAnsi="Arial" w:cs="Arial" w:hint="cs"/>
          <w:sz w:val="20"/>
          <w:szCs w:val="20"/>
          <w:rtl/>
        </w:rPr>
        <w:t xml:space="preserve"> אשר הוכיח עצמו כמהיר ואמין. כמוכן, כפי שפורט בחלק 2 על-מנת לבל נקודה התחלתית סבירה האלגוריתם יכול להשתמש ב2 הפתרונות של אלגוריתם 1, או בנקודה אקראית במרחק סביר סביב אוסף שאר הרספונדרים.</w:t>
      </w:r>
      <w:r w:rsidR="00CC0B1A">
        <w:rPr>
          <w:rFonts w:ascii="Arial" w:hAnsi="Arial" w:cs="Arial" w:hint="cs"/>
          <w:sz w:val="20"/>
          <w:szCs w:val="20"/>
          <w:rtl/>
        </w:rPr>
        <w:t xml:space="preserve"> </w:t>
      </w:r>
      <w:r w:rsidR="00CC0B1A">
        <w:rPr>
          <w:rFonts w:ascii="Arial" w:hAnsi="Arial" w:cs="Arial" w:hint="cs"/>
          <w:sz w:val="20"/>
          <w:szCs w:val="20"/>
          <w:rtl/>
        </w:rPr>
        <w:lastRenderedPageBreak/>
        <w:t xml:space="preserve">לאלגוריתם פונקציות עזר אשר </w:t>
      </w:r>
      <w:r w:rsidR="00CC0B1A" w:rsidRPr="008643AD">
        <w:rPr>
          <w:rFonts w:ascii="Arial" w:hAnsi="Arial" w:cs="Arial"/>
          <w:sz w:val="20"/>
          <w:szCs w:val="20"/>
          <w:rtl/>
        </w:rPr>
        <w:t>מחשבות עבורה את ה-</w:t>
      </w:r>
      <w:r w:rsidR="00CC0B1A" w:rsidRPr="008643AD">
        <w:rPr>
          <w:rFonts w:ascii="Arial" w:hAnsi="Arial" w:cs="Arial"/>
          <w:sz w:val="20"/>
          <w:szCs w:val="20"/>
        </w:rPr>
        <w:t>residuals</w:t>
      </w:r>
      <w:r w:rsidR="00CC0B1A" w:rsidRPr="008643AD">
        <w:rPr>
          <w:rFonts w:ascii="Arial" w:hAnsi="Arial" w:cs="Arial"/>
          <w:sz w:val="20"/>
          <w:szCs w:val="20"/>
          <w:rtl/>
        </w:rPr>
        <w:t xml:space="preserve"> בכל נקודה, ואת ה-</w:t>
      </w:r>
      <w:r w:rsidR="00CC0B1A" w:rsidRPr="008643AD">
        <w:rPr>
          <w:rFonts w:ascii="Arial" w:hAnsi="Arial" w:cs="Arial"/>
          <w:sz w:val="20"/>
          <w:szCs w:val="20"/>
        </w:rPr>
        <w:t>Jacobian Matrix</w:t>
      </w:r>
      <w:r w:rsidR="00CC0B1A" w:rsidRPr="008643AD">
        <w:rPr>
          <w:rFonts w:ascii="Arial" w:hAnsi="Arial" w:cs="Arial"/>
          <w:sz w:val="20"/>
          <w:szCs w:val="20"/>
          <w:rtl/>
        </w:rPr>
        <w:t>.</w:t>
      </w:r>
      <w:r w:rsidR="00F259D1">
        <w:rPr>
          <w:rFonts w:ascii="Arial" w:hAnsi="Arial" w:cs="Arial" w:hint="cs"/>
          <w:sz w:val="20"/>
          <w:szCs w:val="20"/>
          <w:rtl/>
        </w:rPr>
        <w:t xml:space="preserve"> בהמשך המאמר נ</w:t>
      </w:r>
      <w:r w:rsidR="00AD34C0">
        <w:rPr>
          <w:rFonts w:ascii="Arial" w:hAnsi="Arial" w:cs="Arial" w:hint="cs"/>
          <w:sz w:val="20"/>
          <w:szCs w:val="20"/>
          <w:rtl/>
        </w:rPr>
        <w:t xml:space="preserve">כנה פתרון זה </w:t>
      </w:r>
      <w:r w:rsidR="00AD34C0">
        <w:rPr>
          <w:rFonts w:ascii="Arial" w:hAnsi="Arial" w:cs="Arial"/>
          <w:sz w:val="20"/>
          <w:szCs w:val="20"/>
        </w:rPr>
        <w:t>nonlinear</w:t>
      </w:r>
      <w:r w:rsidR="00AD34C0">
        <w:rPr>
          <w:rFonts w:ascii="Arial" w:hAnsi="Arial" w:cs="Arial" w:hint="cs"/>
          <w:sz w:val="20"/>
          <w:szCs w:val="20"/>
          <w:rtl/>
        </w:rPr>
        <w:t>.</w:t>
      </w:r>
    </w:p>
    <w:p w14:paraId="4B87A87A" w14:textId="77777777" w:rsidR="00AB208A" w:rsidRPr="00FA6CEC" w:rsidRDefault="00AB208A" w:rsidP="00AB208A">
      <w:pPr>
        <w:pStyle w:val="1"/>
        <w:rPr>
          <w:rtl/>
        </w:rPr>
      </w:pPr>
      <w:bookmarkStart w:id="77" w:name="_Toc484705477"/>
      <w:bookmarkStart w:id="78" w:name="_Toc484705757"/>
      <w:bookmarkStart w:id="79" w:name="_Toc485141350"/>
      <w:r>
        <w:rPr>
          <w:rFonts w:hint="cs"/>
          <w:rtl/>
        </w:rPr>
        <w:t>ניתוח תוצאות</w:t>
      </w:r>
      <w:bookmarkEnd w:id="77"/>
      <w:bookmarkEnd w:id="78"/>
      <w:bookmarkEnd w:id="79"/>
    </w:p>
    <w:p w14:paraId="2E572750" w14:textId="77777777" w:rsidR="005E0E72" w:rsidRDefault="00A24B02" w:rsidP="00E654FA">
      <w:pPr>
        <w:pStyle w:val="2"/>
      </w:pPr>
      <w:bookmarkStart w:id="80" w:name="_Toc485141351"/>
      <w:bookmarkStart w:id="81" w:name="_Toc484705479"/>
      <w:bookmarkStart w:id="82" w:name="_Toc484705759"/>
      <w:bookmarkEnd w:id="62"/>
      <w:bookmarkEnd w:id="63"/>
      <w:r>
        <w:rPr>
          <w:rFonts w:hint="cs"/>
          <w:rtl/>
        </w:rPr>
        <w:t>מציאת פרמטרים אידאלים</w:t>
      </w:r>
      <w:bookmarkEnd w:id="80"/>
      <w:r>
        <w:rPr>
          <w:rFonts w:hint="cs"/>
          <w:rtl/>
        </w:rPr>
        <w:t xml:space="preserve"> </w:t>
      </w:r>
      <w:bookmarkEnd w:id="81"/>
      <w:bookmarkEnd w:id="82"/>
    </w:p>
    <w:p w14:paraId="608BFD7B" w14:textId="77777777" w:rsidR="00BC2174" w:rsidRDefault="00BC2174" w:rsidP="00BC2174">
      <w:pPr>
        <w:rPr>
          <w:rtl/>
        </w:rPr>
      </w:pPr>
      <w:r>
        <w:rPr>
          <w:rFonts w:hint="cs"/>
          <w:rtl/>
        </w:rPr>
        <w:t>על מנת למצוא את הפרמטרים הטובים ביותר עבור האלגוריתם, נאלצנו לקבוע ערכי ברירת מחדל עבור הסימולטור. הערכים אשר נבחרו הם :....</w:t>
      </w:r>
    </w:p>
    <w:p w14:paraId="75883438" w14:textId="77777777" w:rsidR="00BC2174" w:rsidRDefault="00BC2174" w:rsidP="00BC2174">
      <w:pPr>
        <w:rPr>
          <w:rtl/>
        </w:rPr>
      </w:pPr>
      <w:r>
        <w:rPr>
          <w:rFonts w:hint="cs"/>
          <w:rtl/>
        </w:rPr>
        <w:t xml:space="preserve">ערכים אלו נבחרו משום שמניסויים בזמן הפיתוח גילינו כי עבור מסלול ארוך, הערכים מתכנסים (??), </w:t>
      </w:r>
      <w:r w:rsidR="00434FFB">
        <w:rPr>
          <w:rFonts w:hint="cs"/>
          <w:rtl/>
        </w:rPr>
        <w:t>וכן את המהירות הממוצעת חישבנו ע"י ניתוח קבצי הידע אשר סופקו לנו ע"י חברת אינטל (</w:t>
      </w:r>
      <w:r w:rsidR="00434FFB">
        <w:rPr>
          <w:rFonts w:hint="cs"/>
        </w:rPr>
        <w:t>LOS</w:t>
      </w:r>
      <w:r w:rsidR="00434FFB">
        <w:rPr>
          <w:rFonts w:hint="cs"/>
          <w:rtl/>
        </w:rPr>
        <w:t xml:space="preserve">, </w:t>
      </w:r>
      <w:r w:rsidR="00434FFB">
        <w:rPr>
          <w:rFonts w:hint="cs"/>
        </w:rPr>
        <w:t>NLOS???</w:t>
      </w:r>
      <w:r w:rsidR="00434FFB">
        <w:rPr>
          <w:rFonts w:hint="cs"/>
          <w:rtl/>
        </w:rPr>
        <w:t xml:space="preserve">)... כמוכן, בניסויים הללו לא ביצענו </w:t>
      </w:r>
      <w:r w:rsidR="00434FFB">
        <w:t>Crowd-Sourcing</w:t>
      </w:r>
      <w:r w:rsidR="00434FFB">
        <w:rPr>
          <w:rFonts w:hint="cs"/>
          <w:rtl/>
        </w:rPr>
        <w:t xml:space="preserve"> כלל, על מנל לאמוד את האלגוריתם הבסיסי. את ההשפעה של שיטות ה-</w:t>
      </w:r>
      <w:r w:rsidR="00434FFB">
        <w:t>Crowdsourcing</w:t>
      </w:r>
      <w:r w:rsidR="00434FFB">
        <w:rPr>
          <w:rFonts w:hint="cs"/>
          <w:rtl/>
        </w:rPr>
        <w:t xml:space="preserve"> נבדוק בחלק </w:t>
      </w:r>
      <w:r w:rsidR="00661405">
        <w:rPr>
          <w:rFonts w:hint="cs"/>
          <w:rtl/>
        </w:rPr>
        <w:t>???.</w:t>
      </w:r>
    </w:p>
    <w:p w14:paraId="05482EB3" w14:textId="77777777" w:rsidR="00BC2174" w:rsidRDefault="002C5C72" w:rsidP="00BC2174">
      <w:pPr>
        <w:rPr>
          <w:rtl/>
        </w:rPr>
      </w:pPr>
      <w:r>
        <w:rPr>
          <w:rFonts w:hint="cs"/>
          <w:rtl/>
        </w:rPr>
        <w:t>בנוסף, קבענו ערכי ברירת מחדל עבור האלגוריתם. אלא אם כן נאמר אחרת, ערכי כל ניסוי הינם:</w:t>
      </w:r>
    </w:p>
    <w:p w14:paraId="3D34414D" w14:textId="77777777" w:rsidR="002C5C72" w:rsidRDefault="002C5C72" w:rsidP="002C5C72">
      <w:pPr>
        <w:pStyle w:val="ac"/>
        <w:numPr>
          <w:ilvl w:val="0"/>
          <w:numId w:val="13"/>
        </w:numPr>
      </w:pPr>
      <w:r>
        <w:t>Crop</w:t>
      </w:r>
      <w:r>
        <w:rPr>
          <w:rFonts w:hint="cs"/>
          <w:rtl/>
        </w:rPr>
        <w:t>: 1</w:t>
      </w:r>
    </w:p>
    <w:p w14:paraId="18B9EA43" w14:textId="77777777" w:rsidR="002C5C72" w:rsidRDefault="002C5C72" w:rsidP="002C5C72">
      <w:pPr>
        <w:pStyle w:val="ac"/>
        <w:numPr>
          <w:ilvl w:val="0"/>
          <w:numId w:val="13"/>
        </w:numPr>
      </w:pPr>
      <w:r>
        <w:t>TimeSpan</w:t>
      </w:r>
      <w:r>
        <w:rPr>
          <w:rFonts w:hint="cs"/>
          <w:rtl/>
        </w:rPr>
        <w:t>: 2</w:t>
      </w:r>
    </w:p>
    <w:p w14:paraId="2F5CC42A" w14:textId="77777777" w:rsidR="002C5C72" w:rsidRDefault="002C5C72" w:rsidP="002C5C72">
      <w:pPr>
        <w:pStyle w:val="ac"/>
        <w:numPr>
          <w:ilvl w:val="0"/>
          <w:numId w:val="13"/>
        </w:numPr>
      </w:pPr>
      <w:r>
        <w:t>Multilat_func: nonlinear</w:t>
      </w:r>
    </w:p>
    <w:p w14:paraId="14DE3F1A" w14:textId="77777777" w:rsidR="002C5C72" w:rsidRDefault="002C5C72" w:rsidP="002C5C72">
      <w:pPr>
        <w:pStyle w:val="ac"/>
        <w:numPr>
          <w:ilvl w:val="0"/>
          <w:numId w:val="13"/>
        </w:numPr>
      </w:pPr>
      <w:r>
        <w:t>Initial: lstsq</w:t>
      </w:r>
    </w:p>
    <w:p w14:paraId="2D2772A2" w14:textId="77777777" w:rsidR="002C5C72" w:rsidRPr="00BC2174" w:rsidRDefault="002C5C72" w:rsidP="002C5C72">
      <w:pPr>
        <w:pStyle w:val="ac"/>
        <w:numPr>
          <w:ilvl w:val="0"/>
          <w:numId w:val="13"/>
        </w:numPr>
        <w:rPr>
          <w:rtl/>
        </w:rPr>
      </w:pPr>
      <w:r>
        <w:t>Weight_funciton:1</w:t>
      </w:r>
    </w:p>
    <w:p w14:paraId="5D656E71" w14:textId="77777777" w:rsidR="00F54CAE" w:rsidRDefault="00A24B02" w:rsidP="00F54CAE">
      <w:pPr>
        <w:pStyle w:val="3"/>
        <w:rPr>
          <w:rtl/>
        </w:rPr>
      </w:pPr>
      <w:r>
        <w:rPr>
          <w:rFonts w:hint="cs"/>
          <w:rtl/>
        </w:rPr>
        <w:t>השוואה בין אלגוריתמים</w:t>
      </w:r>
    </w:p>
    <w:p w14:paraId="174ACABB" w14:textId="77777777" w:rsidR="0058116C" w:rsidRDefault="0058116C" w:rsidP="0058116C">
      <w:pPr>
        <w:rPr>
          <w:rFonts w:asciiTheme="minorBidi" w:hAnsiTheme="minorBidi"/>
          <w:sz w:val="20"/>
          <w:szCs w:val="20"/>
          <w:rtl/>
        </w:rPr>
      </w:pPr>
      <w:r>
        <w:rPr>
          <w:rFonts w:asciiTheme="minorBidi" w:hAnsiTheme="minorBidi" w:hint="cs"/>
          <w:sz w:val="20"/>
          <w:szCs w:val="20"/>
          <w:rtl/>
        </w:rPr>
        <w:t>תחילה, נזכיר כי, כפי שפורט בחלק 3, עבור אלגוריתם 2 אנו נדרשים לספק נקודה התחלתית כלשהי. נרצה לאמוד איזו מן השיטות נותת ביצועים טובים יותר.</w:t>
      </w:r>
    </w:p>
    <w:p w14:paraId="2B502E11" w14:textId="77777777" w:rsidR="001163BE" w:rsidRDefault="009E5B34" w:rsidP="001163BE">
      <w:pPr>
        <w:keepNext/>
        <w:jc w:val="center"/>
      </w:pPr>
      <w:r>
        <w:rPr>
          <w:rFonts w:asciiTheme="minorBidi" w:hAnsiTheme="minorBidi"/>
          <w:noProof/>
          <w:sz w:val="20"/>
          <w:szCs w:val="20"/>
        </w:rPr>
        <w:drawing>
          <wp:inline distT="0" distB="0" distL="0" distR="0" wp14:anchorId="725928E5" wp14:editId="6182D1D3">
            <wp:extent cx="5267325" cy="2457450"/>
            <wp:effectExtent l="0" t="0" r="9525" b="0"/>
            <wp:docPr id="5" name="Picture 5" descr="C:\Users\Gal\AppData\Local\Microsoft\Windows\INetCache\Content.Word\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AppData\Local\Microsoft\Windows\INetCache\Content.Word\Ini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325" cy="2457450"/>
                    </a:xfrm>
                    <a:prstGeom prst="rect">
                      <a:avLst/>
                    </a:prstGeom>
                    <a:noFill/>
                    <a:ln>
                      <a:noFill/>
                    </a:ln>
                  </pic:spPr>
                </pic:pic>
              </a:graphicData>
            </a:graphic>
          </wp:inline>
        </w:drawing>
      </w:r>
    </w:p>
    <w:p w14:paraId="3E041C9D" w14:textId="539DFCAB" w:rsidR="00D46BB5" w:rsidRPr="009E1DAF" w:rsidRDefault="001163BE" w:rsidP="001163BE">
      <w:pPr>
        <w:pStyle w:val="ab"/>
        <w:jc w:val="center"/>
        <w:rPr>
          <w:rFonts w:asciiTheme="minorBidi" w:hAnsiTheme="minorBidi"/>
          <w:rtl/>
        </w:rPr>
      </w:pPr>
      <w:bookmarkStart w:id="83" w:name="_Ref485138536"/>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1</w:t>
        </w:r>
      </w:fldSimple>
      <w:bookmarkEnd w:id="83"/>
      <w:r>
        <w:rPr>
          <w:noProof/>
          <w:rtl/>
        </w:rPr>
        <w:t xml:space="preserve"> </w:t>
      </w:r>
      <w:r>
        <w:rPr>
          <w:rFonts w:hint="cs"/>
          <w:noProof/>
          <w:rtl/>
        </w:rPr>
        <w:t>השוואה בין פונקציות התחלתיות</w:t>
      </w:r>
    </w:p>
    <w:p w14:paraId="3ECA9617" w14:textId="77777777" w:rsidR="001163BE" w:rsidRDefault="001163BE" w:rsidP="006427DF">
      <w:pPr>
        <w:rPr>
          <w:rFonts w:asciiTheme="minorBidi" w:hAnsiTheme="minorBidi"/>
          <w:sz w:val="20"/>
          <w:szCs w:val="20"/>
          <w:rtl/>
        </w:rPr>
      </w:pPr>
      <w:r>
        <w:rPr>
          <w:rFonts w:asciiTheme="minorBidi" w:hAnsiTheme="minorBidi" w:hint="cs"/>
          <w:sz w:val="20"/>
          <w:szCs w:val="20"/>
          <w:rtl/>
        </w:rPr>
        <w:t>כפי שניתן לראות ב</w:t>
      </w:r>
      <w:r>
        <w:rPr>
          <w:rFonts w:asciiTheme="minorBidi" w:hAnsiTheme="minorBidi"/>
          <w:sz w:val="20"/>
          <w:szCs w:val="20"/>
          <w:rtl/>
        </w:rPr>
        <w:fldChar w:fldCharType="begin"/>
      </w:r>
      <w:r>
        <w:rPr>
          <w:rFonts w:asciiTheme="minorBidi" w:hAnsiTheme="minorBidi"/>
          <w:sz w:val="20"/>
          <w:szCs w:val="20"/>
          <w:rtl/>
        </w:rPr>
        <w:instrText xml:space="preserve"> </w:instrText>
      </w:r>
      <w:r>
        <w:rPr>
          <w:rFonts w:asciiTheme="minorBidi" w:hAnsiTheme="minorBidi" w:hint="cs"/>
          <w:sz w:val="20"/>
          <w:szCs w:val="20"/>
        </w:rPr>
        <w:instrText>REF</w:instrText>
      </w:r>
      <w:r>
        <w:rPr>
          <w:rFonts w:asciiTheme="minorBidi" w:hAnsiTheme="minorBidi" w:hint="cs"/>
          <w:sz w:val="20"/>
          <w:szCs w:val="20"/>
          <w:rtl/>
        </w:rPr>
        <w:instrText xml:space="preserve"> _</w:instrText>
      </w:r>
      <w:r>
        <w:rPr>
          <w:rFonts w:asciiTheme="minorBidi" w:hAnsiTheme="minorBidi" w:hint="cs"/>
          <w:sz w:val="20"/>
          <w:szCs w:val="20"/>
        </w:rPr>
        <w:instrText>Ref485138536 \h</w:instrText>
      </w:r>
      <w:r>
        <w:rPr>
          <w:rFonts w:asciiTheme="minorBidi" w:hAnsiTheme="minorBidi"/>
          <w:sz w:val="20"/>
          <w:szCs w:val="20"/>
          <w:rtl/>
        </w:rPr>
        <w:instrText xml:space="preserve"> </w:instrText>
      </w:r>
      <w:r>
        <w:rPr>
          <w:rFonts w:asciiTheme="minorBidi" w:hAnsiTheme="minorBidi"/>
          <w:sz w:val="20"/>
          <w:szCs w:val="20"/>
          <w:rtl/>
        </w:rPr>
      </w:r>
      <w:r>
        <w:rPr>
          <w:rFonts w:asciiTheme="minorBidi" w:hAnsiTheme="minorBidi"/>
          <w:sz w:val="20"/>
          <w:szCs w:val="20"/>
          <w:rtl/>
        </w:rPr>
        <w:fldChar w:fldCharType="separate"/>
      </w:r>
      <w:r>
        <w:rPr>
          <w:rtl/>
        </w:rPr>
        <w:t xml:space="preserve">איור </w:t>
      </w:r>
      <w:r>
        <w:rPr>
          <w:noProof/>
          <w:rtl/>
        </w:rPr>
        <w:t>‏5</w:t>
      </w:r>
      <w:r>
        <w:rPr>
          <w:rtl/>
        </w:rPr>
        <w:t>.</w:t>
      </w:r>
      <w:r>
        <w:rPr>
          <w:noProof/>
          <w:rtl/>
        </w:rPr>
        <w:t>1</w:t>
      </w:r>
      <w:r>
        <w:rPr>
          <w:rFonts w:asciiTheme="minorBidi" w:hAnsiTheme="minorBidi"/>
          <w:sz w:val="20"/>
          <w:szCs w:val="20"/>
          <w:rtl/>
        </w:rPr>
        <w:fldChar w:fldCharType="end"/>
      </w:r>
      <w:r>
        <w:rPr>
          <w:rFonts w:asciiTheme="minorBidi" w:hAnsiTheme="minorBidi" w:hint="cs"/>
          <w:sz w:val="20"/>
          <w:szCs w:val="20"/>
          <w:rtl/>
        </w:rPr>
        <w:t xml:space="preserve">, שימוש ב-2 האלגוריתמים לפתרון של בעיה לינארית למציאת נקודה התחלתית טובה עבור האלגוריתם נותנות תוצאה סופית טובה משמעותית ביחס לבחירת נקודה באקראי. </w:t>
      </w:r>
      <w:r w:rsidR="008F32EB">
        <w:rPr>
          <w:rFonts w:asciiTheme="minorBidi" w:hAnsiTheme="minorBidi" w:hint="cs"/>
          <w:sz w:val="20"/>
          <w:szCs w:val="20"/>
          <w:rtl/>
        </w:rPr>
        <w:t>בין האלגוריתמים ניתן להבחין כי</w:t>
      </w:r>
      <w:r w:rsidR="00801343">
        <w:rPr>
          <w:rFonts w:asciiTheme="minorBidi" w:hAnsiTheme="minorBidi" w:hint="cs"/>
          <w:sz w:val="20"/>
          <w:szCs w:val="20"/>
          <w:rtl/>
        </w:rPr>
        <w:t xml:space="preserve"> החציון שלהם דומה, אך</w:t>
      </w:r>
      <w:r w:rsidR="008F32EB">
        <w:rPr>
          <w:rFonts w:asciiTheme="minorBidi" w:hAnsiTheme="minorBidi" w:hint="cs"/>
          <w:sz w:val="20"/>
          <w:szCs w:val="20"/>
          <w:rtl/>
        </w:rPr>
        <w:t xml:space="preserve"> </w:t>
      </w:r>
      <w:r w:rsidR="00F24A13">
        <w:rPr>
          <w:rFonts w:asciiTheme="minorBidi" w:hAnsiTheme="minorBidi" w:hint="cs"/>
          <w:sz w:val="20"/>
          <w:szCs w:val="20"/>
          <w:rtl/>
        </w:rPr>
        <w:t>ה-</w:t>
      </w:r>
      <w:r w:rsidR="00F24A13">
        <w:rPr>
          <w:rFonts w:asciiTheme="minorBidi" w:hAnsiTheme="minorBidi"/>
          <w:sz w:val="20"/>
          <w:szCs w:val="20"/>
        </w:rPr>
        <w:t>Solver</w:t>
      </w:r>
      <w:r w:rsidR="00F24A13">
        <w:rPr>
          <w:rFonts w:asciiTheme="minorBidi" w:hAnsiTheme="minorBidi" w:hint="cs"/>
          <w:sz w:val="20"/>
          <w:szCs w:val="20"/>
          <w:rtl/>
        </w:rPr>
        <w:t xml:space="preserve"> </w:t>
      </w:r>
      <w:r w:rsidR="008F32EB">
        <w:rPr>
          <w:rFonts w:asciiTheme="minorBidi" w:hAnsiTheme="minorBidi" w:hint="cs"/>
          <w:sz w:val="20"/>
          <w:szCs w:val="20"/>
          <w:rtl/>
        </w:rPr>
        <w:t xml:space="preserve">המכונה </w:t>
      </w:r>
      <w:r w:rsidR="008F32EB">
        <w:rPr>
          <w:rFonts w:asciiTheme="minorBidi" w:hAnsiTheme="minorBidi"/>
          <w:sz w:val="20"/>
          <w:szCs w:val="20"/>
        </w:rPr>
        <w:t>lstsq</w:t>
      </w:r>
      <w:r w:rsidR="008F32EB">
        <w:rPr>
          <w:rFonts w:asciiTheme="minorBidi" w:hAnsiTheme="minorBidi" w:hint="cs"/>
          <w:sz w:val="20"/>
          <w:szCs w:val="20"/>
          <w:rtl/>
        </w:rPr>
        <w:t xml:space="preserve"> מביא לממוצע ושונות משמעותית טובים יותר מאשר של ה-</w:t>
      </w:r>
      <w:r w:rsidR="008F32EB">
        <w:rPr>
          <w:rFonts w:asciiTheme="minorBidi" w:hAnsiTheme="minorBidi"/>
          <w:sz w:val="20"/>
          <w:szCs w:val="20"/>
        </w:rPr>
        <w:t>Solver</w:t>
      </w:r>
      <w:r w:rsidR="00F24A13">
        <w:rPr>
          <w:rFonts w:asciiTheme="minorBidi" w:hAnsiTheme="minorBidi" w:hint="cs"/>
          <w:sz w:val="20"/>
          <w:szCs w:val="20"/>
          <w:rtl/>
        </w:rPr>
        <w:t xml:space="preserve"> אשר כיננו </w:t>
      </w:r>
      <w:r w:rsidR="00F24A13">
        <w:rPr>
          <w:rFonts w:asciiTheme="minorBidi" w:hAnsiTheme="minorBidi"/>
          <w:sz w:val="20"/>
          <w:szCs w:val="20"/>
        </w:rPr>
        <w:t>pinv</w:t>
      </w:r>
      <w:r w:rsidR="00F24A13">
        <w:rPr>
          <w:rFonts w:asciiTheme="minorBidi" w:hAnsiTheme="minorBidi" w:hint="cs"/>
          <w:sz w:val="20"/>
          <w:szCs w:val="20"/>
          <w:rtl/>
        </w:rPr>
        <w:t>.</w:t>
      </w:r>
      <w:r w:rsidR="00801343">
        <w:rPr>
          <w:rFonts w:asciiTheme="minorBidi" w:hAnsiTheme="minorBidi" w:hint="cs"/>
          <w:sz w:val="20"/>
          <w:szCs w:val="20"/>
          <w:rtl/>
        </w:rPr>
        <w:t xml:space="preserve"> לכן נסיק מהניסוי כי </w:t>
      </w:r>
      <w:r w:rsidR="00801343">
        <w:rPr>
          <w:rFonts w:asciiTheme="minorBidi" w:hAnsiTheme="minorBidi"/>
          <w:sz w:val="20"/>
          <w:szCs w:val="20"/>
        </w:rPr>
        <w:t>lstsq</w:t>
      </w:r>
      <w:r w:rsidR="00801343">
        <w:rPr>
          <w:rFonts w:asciiTheme="minorBidi" w:hAnsiTheme="minorBidi" w:hint="cs"/>
          <w:sz w:val="20"/>
          <w:szCs w:val="20"/>
          <w:rtl/>
        </w:rPr>
        <w:t xml:space="preserve"> נותן את הביצועים הטובים ביותר.</w:t>
      </w:r>
    </w:p>
    <w:bookmarkEnd w:id="13"/>
    <w:p w14:paraId="7CECCF23" w14:textId="77777777" w:rsidR="00925A4A" w:rsidRPr="009E1DAF" w:rsidRDefault="00925A4A" w:rsidP="00925A4A">
      <w:pPr>
        <w:rPr>
          <w:rFonts w:asciiTheme="minorBidi" w:hAnsiTheme="minorBidi"/>
          <w:sz w:val="20"/>
          <w:szCs w:val="20"/>
          <w:rtl/>
        </w:rPr>
      </w:pPr>
      <w:r w:rsidRPr="009E1DAF">
        <w:rPr>
          <w:rFonts w:asciiTheme="minorBidi" w:hAnsiTheme="minorBidi"/>
          <w:sz w:val="20"/>
          <w:szCs w:val="20"/>
          <w:rtl/>
        </w:rPr>
        <w:lastRenderedPageBreak/>
        <w:t>כעט נ</w:t>
      </w:r>
      <w:r w:rsidR="00DC0A1D">
        <w:rPr>
          <w:rFonts w:asciiTheme="minorBidi" w:hAnsiTheme="minorBidi" w:hint="cs"/>
          <w:sz w:val="20"/>
          <w:szCs w:val="20"/>
          <w:rtl/>
        </w:rPr>
        <w:t xml:space="preserve">רצה </w:t>
      </w:r>
      <w:r w:rsidRPr="009E1DAF">
        <w:rPr>
          <w:rFonts w:asciiTheme="minorBidi" w:hAnsiTheme="minorBidi"/>
          <w:sz w:val="20"/>
          <w:szCs w:val="20"/>
          <w:rtl/>
        </w:rPr>
        <w:t>להשוות בין הרצות של 2 ה</w:t>
      </w:r>
      <w:r w:rsidR="00DC0A1D">
        <w:rPr>
          <w:rFonts w:asciiTheme="minorBidi" w:hAnsiTheme="minorBidi" w:hint="cs"/>
          <w:sz w:val="20"/>
          <w:szCs w:val="20"/>
          <w:rtl/>
        </w:rPr>
        <w:t>-</w:t>
      </w:r>
      <w:r w:rsidR="00DC0A1D">
        <w:rPr>
          <w:rFonts w:asciiTheme="minorBidi" w:hAnsiTheme="minorBidi"/>
          <w:sz w:val="20"/>
          <w:szCs w:val="20"/>
        </w:rPr>
        <w:t>Solver</w:t>
      </w:r>
      <w:r w:rsidR="00DC0A1D">
        <w:rPr>
          <w:rFonts w:asciiTheme="minorBidi" w:hAnsiTheme="minorBidi" w:hint="cs"/>
          <w:sz w:val="20"/>
          <w:szCs w:val="20"/>
          <w:rtl/>
        </w:rPr>
        <w:t>-ים</w:t>
      </w:r>
      <w:r w:rsidRPr="009E1DAF">
        <w:rPr>
          <w:rFonts w:asciiTheme="minorBidi" w:hAnsiTheme="minorBidi"/>
          <w:sz w:val="20"/>
          <w:szCs w:val="20"/>
          <w:rtl/>
        </w:rPr>
        <w:t xml:space="preserve"> עבור אלגוריתם 1, לפתרון עבור אלגוריתם 2</w:t>
      </w:r>
      <w:r w:rsidR="007011B9">
        <w:rPr>
          <w:rFonts w:asciiTheme="minorBidi" w:hAnsiTheme="minorBidi" w:hint="cs"/>
          <w:sz w:val="20"/>
          <w:szCs w:val="20"/>
          <w:rtl/>
        </w:rPr>
        <w:t>, על-מנת לדעת על איזה אלגוריתם להתמקד בפרוייקט.</w:t>
      </w:r>
    </w:p>
    <w:p w14:paraId="23D3694D" w14:textId="77777777" w:rsidR="009E5B34" w:rsidRDefault="009E5B34" w:rsidP="00DE4CAC">
      <w:pPr>
        <w:rPr>
          <w:rFonts w:asciiTheme="minorBidi" w:hAnsiTheme="minorBidi"/>
          <w:sz w:val="20"/>
          <w:szCs w:val="20"/>
        </w:rPr>
      </w:pPr>
    </w:p>
    <w:p w14:paraId="007B84EB" w14:textId="77777777" w:rsidR="000D7DB5" w:rsidRDefault="009E5B34" w:rsidP="000D7DB5">
      <w:pPr>
        <w:keepNext/>
      </w:pPr>
      <w:r>
        <w:rPr>
          <w:rFonts w:asciiTheme="minorBidi" w:hAnsiTheme="minorBidi"/>
          <w:noProof/>
          <w:sz w:val="20"/>
          <w:szCs w:val="20"/>
        </w:rPr>
        <w:drawing>
          <wp:inline distT="0" distB="0" distL="0" distR="0" wp14:anchorId="72B87692" wp14:editId="29A9C6F6">
            <wp:extent cx="5267325" cy="2457450"/>
            <wp:effectExtent l="0" t="0" r="9525" b="0"/>
            <wp:docPr id="7" name="Picture 7" descr="C:\Users\Gal\AppData\Local\Microsoft\Windows\INetCache\Content.Word\Trilat_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l\AppData\Local\Microsoft\Windows\INetCache\Content.Word\Trilat_Fun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2457450"/>
                    </a:xfrm>
                    <a:prstGeom prst="rect">
                      <a:avLst/>
                    </a:prstGeom>
                    <a:noFill/>
                    <a:ln>
                      <a:noFill/>
                    </a:ln>
                  </pic:spPr>
                </pic:pic>
              </a:graphicData>
            </a:graphic>
          </wp:inline>
        </w:drawing>
      </w:r>
    </w:p>
    <w:p w14:paraId="1DA6EBF6" w14:textId="4A1F1ECC" w:rsidR="000D7DB5" w:rsidRDefault="000D7DB5" w:rsidP="000D7DB5">
      <w:pPr>
        <w:pStyle w:val="ab"/>
        <w:jc w:val="center"/>
        <w:rPr>
          <w:rFonts w:asciiTheme="minorBidi" w:hAnsiTheme="minorBidi"/>
          <w:rtl/>
        </w:rPr>
      </w:pPr>
      <w:bookmarkStart w:id="84" w:name="_Ref485138910"/>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2</w:t>
        </w:r>
      </w:fldSimple>
      <w:bookmarkEnd w:id="84"/>
      <w:r>
        <w:rPr>
          <w:rFonts w:hint="cs"/>
          <w:rtl/>
        </w:rPr>
        <w:t xml:space="preserve"> השוואה בין אלגוריתמים</w:t>
      </w:r>
    </w:p>
    <w:p w14:paraId="27B705E0" w14:textId="77777777" w:rsidR="00DE4CAC" w:rsidRPr="009E1DAF" w:rsidRDefault="00DE4CAC" w:rsidP="000D7DB5">
      <w:pPr>
        <w:rPr>
          <w:rFonts w:asciiTheme="minorBidi" w:hAnsiTheme="minorBidi"/>
          <w:sz w:val="20"/>
          <w:szCs w:val="20"/>
          <w:rtl/>
        </w:rPr>
      </w:pPr>
      <w:r w:rsidRPr="009E1DAF">
        <w:rPr>
          <w:rFonts w:asciiTheme="minorBidi" w:hAnsiTheme="minorBidi"/>
          <w:sz w:val="20"/>
          <w:szCs w:val="20"/>
          <w:rtl/>
        </w:rPr>
        <w:t>ב</w:t>
      </w:r>
      <w:r w:rsidR="000B6F88">
        <w:rPr>
          <w:rFonts w:asciiTheme="minorBidi" w:hAnsiTheme="minorBidi"/>
          <w:sz w:val="20"/>
          <w:szCs w:val="20"/>
          <w:rtl/>
        </w:rPr>
        <w:fldChar w:fldCharType="begin"/>
      </w:r>
      <w:r w:rsidR="000B6F88">
        <w:rPr>
          <w:rFonts w:asciiTheme="minorBidi" w:hAnsiTheme="minorBidi"/>
          <w:sz w:val="20"/>
          <w:szCs w:val="20"/>
          <w:rtl/>
        </w:rPr>
        <w:instrText xml:space="preserve"> </w:instrText>
      </w:r>
      <w:r w:rsidR="000B6F88">
        <w:rPr>
          <w:rFonts w:asciiTheme="minorBidi" w:hAnsiTheme="minorBidi"/>
          <w:sz w:val="20"/>
          <w:szCs w:val="20"/>
        </w:rPr>
        <w:instrText>REF</w:instrText>
      </w:r>
      <w:r w:rsidR="000B6F88">
        <w:rPr>
          <w:rFonts w:asciiTheme="minorBidi" w:hAnsiTheme="minorBidi"/>
          <w:sz w:val="20"/>
          <w:szCs w:val="20"/>
          <w:rtl/>
        </w:rPr>
        <w:instrText xml:space="preserve"> _</w:instrText>
      </w:r>
      <w:r w:rsidR="000B6F88">
        <w:rPr>
          <w:rFonts w:asciiTheme="minorBidi" w:hAnsiTheme="minorBidi"/>
          <w:sz w:val="20"/>
          <w:szCs w:val="20"/>
        </w:rPr>
        <w:instrText>Ref485138910 \h</w:instrText>
      </w:r>
      <w:r w:rsidR="000B6F88">
        <w:rPr>
          <w:rFonts w:asciiTheme="minorBidi" w:hAnsiTheme="minorBidi"/>
          <w:sz w:val="20"/>
          <w:szCs w:val="20"/>
          <w:rtl/>
        </w:rPr>
        <w:instrText xml:space="preserve"> </w:instrText>
      </w:r>
      <w:r w:rsidR="000B6F88">
        <w:rPr>
          <w:rFonts w:asciiTheme="minorBidi" w:hAnsiTheme="minorBidi"/>
          <w:sz w:val="20"/>
          <w:szCs w:val="20"/>
          <w:rtl/>
        </w:rPr>
      </w:r>
      <w:r w:rsidR="000B6F88">
        <w:rPr>
          <w:rFonts w:asciiTheme="minorBidi" w:hAnsiTheme="minorBidi"/>
          <w:sz w:val="20"/>
          <w:szCs w:val="20"/>
          <w:rtl/>
        </w:rPr>
        <w:fldChar w:fldCharType="separate"/>
      </w:r>
      <w:r w:rsidR="000B6F88">
        <w:rPr>
          <w:rtl/>
        </w:rPr>
        <w:t xml:space="preserve">איור </w:t>
      </w:r>
      <w:r w:rsidR="000B6F88">
        <w:rPr>
          <w:noProof/>
          <w:rtl/>
        </w:rPr>
        <w:t>‏5</w:t>
      </w:r>
      <w:r w:rsidR="000B6F88">
        <w:rPr>
          <w:rtl/>
        </w:rPr>
        <w:t>.</w:t>
      </w:r>
      <w:r w:rsidR="000B6F88">
        <w:rPr>
          <w:noProof/>
          <w:rtl/>
        </w:rPr>
        <w:t>2</w:t>
      </w:r>
      <w:r w:rsidR="000B6F88">
        <w:rPr>
          <w:rFonts w:asciiTheme="minorBidi" w:hAnsiTheme="minorBidi"/>
          <w:sz w:val="20"/>
          <w:szCs w:val="20"/>
          <w:rtl/>
        </w:rPr>
        <w:fldChar w:fldCharType="end"/>
      </w:r>
      <w:r w:rsidRPr="009E1DAF">
        <w:rPr>
          <w:rFonts w:asciiTheme="minorBidi" w:hAnsiTheme="minorBidi"/>
          <w:sz w:val="20"/>
          <w:szCs w:val="20"/>
          <w:rtl/>
        </w:rPr>
        <w:t xml:space="preserve"> ניתן לראות כי 2 המימושים של אל</w:t>
      </w:r>
      <w:r w:rsidR="000B6F88">
        <w:rPr>
          <w:rFonts w:asciiTheme="minorBidi" w:hAnsiTheme="minorBidi" w:hint="cs"/>
          <w:sz w:val="20"/>
          <w:szCs w:val="20"/>
          <w:rtl/>
        </w:rPr>
        <w:t>ג</w:t>
      </w:r>
      <w:r w:rsidRPr="009E1DAF">
        <w:rPr>
          <w:rFonts w:asciiTheme="minorBidi" w:hAnsiTheme="minorBidi"/>
          <w:sz w:val="20"/>
          <w:szCs w:val="20"/>
          <w:rtl/>
        </w:rPr>
        <w:t xml:space="preserve">וריתם 1 נותנים תוצאות לא </w:t>
      </w:r>
      <w:r w:rsidR="00C95F98">
        <w:rPr>
          <w:rFonts w:asciiTheme="minorBidi" w:hAnsiTheme="minorBidi" w:hint="cs"/>
          <w:sz w:val="20"/>
          <w:szCs w:val="20"/>
          <w:rtl/>
        </w:rPr>
        <w:t>טובות</w:t>
      </w:r>
      <w:r w:rsidRPr="009E1DAF">
        <w:rPr>
          <w:rFonts w:asciiTheme="minorBidi" w:hAnsiTheme="minorBidi"/>
          <w:sz w:val="20"/>
          <w:szCs w:val="20"/>
          <w:rtl/>
        </w:rPr>
        <w:t>. אנו משערים כי חוסר דיוק זה נובע מהעובדה שהשגיאות, ומספר רב של מדידות יוצר מערכת משוואות בעלת מספר פתרונות, והאלגוריתמים הלינאריים אינם מתמודדים עם בעיה זו היטב. למרות זאת, ניתן לראות כי מימוש ה-</w:t>
      </w:r>
      <w:r w:rsidRPr="009E1DAF">
        <w:rPr>
          <w:rFonts w:asciiTheme="minorBidi" w:hAnsiTheme="minorBidi"/>
          <w:sz w:val="20"/>
          <w:szCs w:val="20"/>
        </w:rPr>
        <w:t>lstsq</w:t>
      </w:r>
      <w:r w:rsidRPr="009E1DAF">
        <w:rPr>
          <w:rFonts w:asciiTheme="minorBidi" w:hAnsiTheme="minorBidi"/>
          <w:sz w:val="20"/>
          <w:szCs w:val="20"/>
          <w:rtl/>
        </w:rPr>
        <w:t xml:space="preserve"> טוב משמעותית ממימוש ה-</w:t>
      </w:r>
      <w:r w:rsidR="00B954CE">
        <w:rPr>
          <w:rFonts w:asciiTheme="minorBidi" w:hAnsiTheme="minorBidi"/>
          <w:sz w:val="20"/>
          <w:szCs w:val="20"/>
        </w:rPr>
        <w:t>pinv</w:t>
      </w:r>
      <w:r w:rsidR="00C95F98">
        <w:rPr>
          <w:rFonts w:asciiTheme="minorBidi" w:hAnsiTheme="minorBidi" w:hint="cs"/>
          <w:sz w:val="20"/>
          <w:szCs w:val="20"/>
          <w:rtl/>
        </w:rPr>
        <w:t>, אם כי עם שונות גדולה בהרבה.</w:t>
      </w:r>
      <w:r w:rsidR="00842B5E" w:rsidRPr="009E1DAF">
        <w:rPr>
          <w:rFonts w:asciiTheme="minorBidi" w:hAnsiTheme="minorBidi"/>
          <w:sz w:val="20"/>
          <w:szCs w:val="20"/>
          <w:rtl/>
        </w:rPr>
        <w:t xml:space="preserve"> </w:t>
      </w:r>
      <w:r w:rsidR="00B954CE">
        <w:rPr>
          <w:rFonts w:asciiTheme="minorBidi" w:hAnsiTheme="minorBidi" w:hint="cs"/>
          <w:sz w:val="20"/>
          <w:szCs w:val="20"/>
          <w:rtl/>
        </w:rPr>
        <w:t xml:space="preserve">אנו משארים כי זו הסיבה בגללה קיבלנו </w:t>
      </w:r>
      <w:r w:rsidR="00EE7D92">
        <w:rPr>
          <w:rFonts w:asciiTheme="minorBidi" w:hAnsiTheme="minorBidi" w:hint="cs"/>
          <w:sz w:val="20"/>
          <w:szCs w:val="20"/>
          <w:rtl/>
        </w:rPr>
        <w:t>ת</w:t>
      </w:r>
      <w:r w:rsidR="00B954CE">
        <w:rPr>
          <w:rFonts w:asciiTheme="minorBidi" w:hAnsiTheme="minorBidi" w:hint="cs"/>
          <w:sz w:val="20"/>
          <w:szCs w:val="20"/>
          <w:rtl/>
        </w:rPr>
        <w:t>ו</w:t>
      </w:r>
      <w:r w:rsidR="00EE7D92">
        <w:rPr>
          <w:rFonts w:asciiTheme="minorBidi" w:hAnsiTheme="minorBidi" w:hint="cs"/>
          <w:sz w:val="20"/>
          <w:szCs w:val="20"/>
          <w:rtl/>
        </w:rPr>
        <w:t>צ</w:t>
      </w:r>
      <w:r w:rsidR="00B954CE">
        <w:rPr>
          <w:rFonts w:asciiTheme="minorBidi" w:hAnsiTheme="minorBidi" w:hint="cs"/>
          <w:sz w:val="20"/>
          <w:szCs w:val="20"/>
          <w:rtl/>
        </w:rPr>
        <w:t>אות טובות יותר ב</w:t>
      </w:r>
      <w:r w:rsidR="00B954CE">
        <w:rPr>
          <w:rFonts w:asciiTheme="minorBidi" w:hAnsiTheme="minorBidi"/>
          <w:sz w:val="20"/>
          <w:szCs w:val="20"/>
          <w:rtl/>
        </w:rPr>
        <w:fldChar w:fldCharType="begin"/>
      </w:r>
      <w:r w:rsidR="00B954CE">
        <w:rPr>
          <w:rFonts w:asciiTheme="minorBidi" w:hAnsiTheme="minorBidi"/>
          <w:sz w:val="20"/>
          <w:szCs w:val="20"/>
          <w:rtl/>
        </w:rPr>
        <w:instrText xml:space="preserve"> </w:instrText>
      </w:r>
      <w:r w:rsidR="00B954CE">
        <w:rPr>
          <w:rFonts w:asciiTheme="minorBidi" w:hAnsiTheme="minorBidi" w:hint="cs"/>
          <w:sz w:val="20"/>
          <w:szCs w:val="20"/>
        </w:rPr>
        <w:instrText>REF</w:instrText>
      </w:r>
      <w:r w:rsidR="00B954CE">
        <w:rPr>
          <w:rFonts w:asciiTheme="minorBidi" w:hAnsiTheme="minorBidi" w:hint="cs"/>
          <w:sz w:val="20"/>
          <w:szCs w:val="20"/>
          <w:rtl/>
        </w:rPr>
        <w:instrText xml:space="preserve"> _</w:instrText>
      </w:r>
      <w:r w:rsidR="00B954CE">
        <w:rPr>
          <w:rFonts w:asciiTheme="minorBidi" w:hAnsiTheme="minorBidi" w:hint="cs"/>
          <w:sz w:val="20"/>
          <w:szCs w:val="20"/>
        </w:rPr>
        <w:instrText>Ref485138536 \h</w:instrText>
      </w:r>
      <w:r w:rsidR="00B954CE">
        <w:rPr>
          <w:rFonts w:asciiTheme="minorBidi" w:hAnsiTheme="minorBidi"/>
          <w:sz w:val="20"/>
          <w:szCs w:val="20"/>
          <w:rtl/>
        </w:rPr>
        <w:instrText xml:space="preserve"> </w:instrText>
      </w:r>
      <w:r w:rsidR="00B954CE">
        <w:rPr>
          <w:rFonts w:asciiTheme="minorBidi" w:hAnsiTheme="minorBidi"/>
          <w:sz w:val="20"/>
          <w:szCs w:val="20"/>
          <w:rtl/>
        </w:rPr>
      </w:r>
      <w:r w:rsidR="00B954CE">
        <w:rPr>
          <w:rFonts w:asciiTheme="minorBidi" w:hAnsiTheme="minorBidi"/>
          <w:sz w:val="20"/>
          <w:szCs w:val="20"/>
          <w:rtl/>
        </w:rPr>
        <w:fldChar w:fldCharType="separate"/>
      </w:r>
      <w:r w:rsidR="00B954CE">
        <w:rPr>
          <w:rtl/>
        </w:rPr>
        <w:t xml:space="preserve">איור </w:t>
      </w:r>
      <w:r w:rsidR="00B954CE">
        <w:rPr>
          <w:noProof/>
          <w:rtl/>
        </w:rPr>
        <w:t>‏5</w:t>
      </w:r>
      <w:r w:rsidR="00B954CE">
        <w:rPr>
          <w:rtl/>
        </w:rPr>
        <w:t>.</w:t>
      </w:r>
      <w:r w:rsidR="00B954CE">
        <w:rPr>
          <w:noProof/>
          <w:rtl/>
        </w:rPr>
        <w:t>1</w:t>
      </w:r>
      <w:r w:rsidR="00B954CE">
        <w:rPr>
          <w:rFonts w:asciiTheme="minorBidi" w:hAnsiTheme="minorBidi"/>
          <w:sz w:val="20"/>
          <w:szCs w:val="20"/>
          <w:rtl/>
        </w:rPr>
        <w:fldChar w:fldCharType="end"/>
      </w:r>
      <w:r w:rsidR="00B954CE">
        <w:rPr>
          <w:rFonts w:asciiTheme="minorBidi" w:hAnsiTheme="minorBidi" w:hint="cs"/>
          <w:sz w:val="20"/>
          <w:szCs w:val="20"/>
          <w:rtl/>
        </w:rPr>
        <w:t xml:space="preserve"> עבור </w:t>
      </w:r>
      <w:r w:rsidR="00B954CE">
        <w:rPr>
          <w:rFonts w:asciiTheme="minorBidi" w:hAnsiTheme="minorBidi"/>
          <w:sz w:val="20"/>
          <w:szCs w:val="20"/>
        </w:rPr>
        <w:t>lstsq</w:t>
      </w:r>
      <w:r w:rsidR="00B954CE">
        <w:rPr>
          <w:rFonts w:asciiTheme="minorBidi" w:hAnsiTheme="minorBidi" w:hint="cs"/>
          <w:sz w:val="20"/>
          <w:szCs w:val="20"/>
          <w:rtl/>
        </w:rPr>
        <w:t xml:space="preserve"> מאשר </w:t>
      </w:r>
      <w:r w:rsidR="00B954CE">
        <w:rPr>
          <w:rFonts w:asciiTheme="minorBidi" w:hAnsiTheme="minorBidi"/>
          <w:sz w:val="20"/>
          <w:szCs w:val="20"/>
        </w:rPr>
        <w:t>pinv</w:t>
      </w:r>
      <w:r w:rsidR="000C36F3">
        <w:rPr>
          <w:rFonts w:asciiTheme="minorBidi" w:hAnsiTheme="minorBidi" w:hint="cs"/>
          <w:sz w:val="20"/>
          <w:szCs w:val="20"/>
          <w:rtl/>
        </w:rPr>
        <w:t xml:space="preserve">. </w:t>
      </w:r>
      <w:r w:rsidR="00842B5E" w:rsidRPr="009E1DAF">
        <w:rPr>
          <w:rFonts w:asciiTheme="minorBidi" w:hAnsiTheme="minorBidi"/>
          <w:sz w:val="20"/>
          <w:szCs w:val="20"/>
          <w:rtl/>
        </w:rPr>
        <w:t>אלגוריתם 2 מביא לתוצאות הטובות ביותר באופן משמעותי.</w:t>
      </w:r>
    </w:p>
    <w:p w14:paraId="3369289F" w14:textId="77777777" w:rsidR="00A24B02" w:rsidRDefault="00CD7FAD" w:rsidP="0065299E">
      <w:pPr>
        <w:pStyle w:val="3"/>
        <w:rPr>
          <w:rtl/>
        </w:rPr>
      </w:pPr>
      <w:r>
        <w:rPr>
          <w:rFonts w:hint="cs"/>
          <w:rtl/>
        </w:rPr>
        <w:t>השוואת האלגוריתם במספר פרמטרים</w:t>
      </w:r>
    </w:p>
    <w:p w14:paraId="64482D78" w14:textId="77777777" w:rsidR="00267AEA" w:rsidRDefault="00267AEA" w:rsidP="0065299E">
      <w:pPr>
        <w:rPr>
          <w:rFonts w:asciiTheme="minorBidi" w:hAnsiTheme="minorBidi"/>
          <w:sz w:val="20"/>
          <w:szCs w:val="20"/>
          <w:rtl/>
        </w:rPr>
      </w:pPr>
      <w:r>
        <w:rPr>
          <w:rFonts w:asciiTheme="minorBidi" w:hAnsiTheme="minorBidi" w:hint="cs"/>
          <w:sz w:val="20"/>
          <w:szCs w:val="20"/>
          <w:rtl/>
        </w:rPr>
        <w:t>לאחר מציאת העובדה כי אלגוריתם 2 מניב תוצאות טובות משמעותית מאלגוריתם 1, שאפנו להגיע לפרמטרים אידאיליים עבור אלגוריתם זה, ולבסוף לבדוק את התוצאות על מדידות אמתיות אשר נמדדו בשטח.</w:t>
      </w:r>
    </w:p>
    <w:p w14:paraId="400544A6" w14:textId="77777777" w:rsidR="00EB611A" w:rsidRDefault="00EB611A" w:rsidP="00EB611A">
      <w:pPr>
        <w:rPr>
          <w:rFonts w:asciiTheme="minorBidi" w:hAnsiTheme="minorBidi"/>
          <w:sz w:val="20"/>
          <w:szCs w:val="20"/>
          <w:rtl/>
        </w:rPr>
      </w:pPr>
      <w:r>
        <w:rPr>
          <w:rFonts w:asciiTheme="minorBidi" w:hAnsiTheme="minorBidi" w:hint="cs"/>
          <w:sz w:val="20"/>
          <w:szCs w:val="20"/>
          <w:rtl/>
        </w:rPr>
        <w:t xml:space="preserve">נחל במציאת פרמטר טוב עבור דחיית ערכים קיצוניים. </w:t>
      </w:r>
    </w:p>
    <w:p w14:paraId="2527739E" w14:textId="77777777" w:rsidR="001524F7" w:rsidRDefault="00EB611A" w:rsidP="001524F7">
      <w:pPr>
        <w:keepNext/>
        <w:jc w:val="center"/>
      </w:pPr>
      <w:r>
        <w:rPr>
          <w:rFonts w:asciiTheme="minorBidi" w:hAnsiTheme="minorBidi"/>
          <w:noProof/>
          <w:sz w:val="20"/>
          <w:szCs w:val="20"/>
        </w:rPr>
        <w:drawing>
          <wp:inline distT="0" distB="0" distL="0" distR="0" wp14:anchorId="71429206" wp14:editId="21E8D509">
            <wp:extent cx="4845379" cy="2609850"/>
            <wp:effectExtent l="0" t="0" r="0" b="0"/>
            <wp:docPr id="12" name="Picture 12" descr="C:\Users\Gal\AppData\Local\Microsoft\Windows\INetCache\Content.Word\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l\AppData\Local\Microsoft\Windows\INetCache\Content.Word\crop.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776" t="1" r="7956" b="2713"/>
                    <a:stretch/>
                  </pic:blipFill>
                  <pic:spPr bwMode="auto">
                    <a:xfrm>
                      <a:off x="0" y="0"/>
                      <a:ext cx="4848117" cy="2611325"/>
                    </a:xfrm>
                    <a:prstGeom prst="rect">
                      <a:avLst/>
                    </a:prstGeom>
                    <a:noFill/>
                    <a:ln>
                      <a:noFill/>
                    </a:ln>
                    <a:extLst>
                      <a:ext uri="{53640926-AAD7-44D8-BBD7-CCE9431645EC}">
                        <a14:shadowObscured xmlns:a14="http://schemas.microsoft.com/office/drawing/2010/main"/>
                      </a:ext>
                    </a:extLst>
                  </pic:spPr>
                </pic:pic>
              </a:graphicData>
            </a:graphic>
          </wp:inline>
        </w:drawing>
      </w:r>
    </w:p>
    <w:p w14:paraId="758B29AB" w14:textId="5D110EA1" w:rsidR="00EB611A" w:rsidRDefault="001524F7" w:rsidP="001524F7">
      <w:pPr>
        <w:pStyle w:val="ab"/>
        <w:jc w:val="center"/>
        <w:rPr>
          <w:rFonts w:asciiTheme="minorBidi" w:hAnsiTheme="minorBidi"/>
          <w:rtl/>
        </w:rPr>
      </w:pPr>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3</w:t>
        </w:r>
      </w:fldSimple>
      <w:r>
        <w:rPr>
          <w:noProof/>
          <w:rtl/>
        </w:rPr>
        <w:t xml:space="preserve"> </w:t>
      </w:r>
      <w:r>
        <w:rPr>
          <w:rFonts w:hint="cs"/>
          <w:noProof/>
          <w:rtl/>
        </w:rPr>
        <w:t xml:space="preserve"> השוואת </w:t>
      </w:r>
      <w:r>
        <w:rPr>
          <w:rFonts w:hint="cs"/>
          <w:noProof/>
        </w:rPr>
        <w:t>C</w:t>
      </w:r>
      <w:r>
        <w:rPr>
          <w:noProof/>
        </w:rPr>
        <w:t>rop</w:t>
      </w:r>
    </w:p>
    <w:p w14:paraId="76CA8AF1" w14:textId="77777777" w:rsidR="00267AEA" w:rsidRDefault="00BB668F" w:rsidP="00267AEA">
      <w:pPr>
        <w:rPr>
          <w:rFonts w:asciiTheme="minorBidi" w:hAnsiTheme="minorBidi"/>
          <w:sz w:val="20"/>
          <w:szCs w:val="20"/>
          <w:rtl/>
        </w:rPr>
      </w:pPr>
      <w:r>
        <w:rPr>
          <w:rFonts w:asciiTheme="minorBidi" w:hAnsiTheme="minorBidi" w:hint="cs"/>
          <w:sz w:val="20"/>
          <w:szCs w:val="20"/>
          <w:rtl/>
        </w:rPr>
        <w:t xml:space="preserve">ניתן לראות כי </w:t>
      </w:r>
      <w:r w:rsidR="002115E3">
        <w:rPr>
          <w:rFonts w:asciiTheme="minorBidi" w:hAnsiTheme="minorBidi" w:hint="cs"/>
          <w:sz w:val="20"/>
          <w:szCs w:val="20"/>
          <w:rtl/>
        </w:rPr>
        <w:t xml:space="preserve">אכן יש השפעה ניכרת בהשמטת נתונים אשר להם ניתן </w:t>
      </w:r>
      <w:r w:rsidR="002115E3">
        <w:rPr>
          <w:rFonts w:asciiTheme="minorBidi" w:hAnsiTheme="minorBidi"/>
          <w:sz w:val="20"/>
          <w:szCs w:val="20"/>
        </w:rPr>
        <w:t>cost</w:t>
      </w:r>
      <w:r w:rsidR="002115E3">
        <w:rPr>
          <w:rFonts w:asciiTheme="minorBidi" w:hAnsiTheme="minorBidi" w:hint="cs"/>
          <w:sz w:val="20"/>
          <w:szCs w:val="20"/>
          <w:rtl/>
        </w:rPr>
        <w:t xml:space="preserve"> גבוהה יותר, כאשר אם מורידים מידע רב מדי, כפי שניתן לראות בעמודות (בלוקים??) אשר משויכים להסרה לערכים אשר חורגים ביותר מחצי סטיית תקן, השגיאה עולה. תופעה זו קוראת משום שאנו מאבדים מידע שהוא חיוני. מנתונים אלו קשה להבחין </w:t>
      </w:r>
      <w:r w:rsidR="002115E3">
        <w:rPr>
          <w:rFonts w:asciiTheme="minorBidi" w:hAnsiTheme="minorBidi" w:hint="cs"/>
          <w:sz w:val="20"/>
          <w:szCs w:val="20"/>
          <w:rtl/>
        </w:rPr>
        <w:lastRenderedPageBreak/>
        <w:t>האם הסרה של מה שמעברת סטיית תקן אחת, או הסרה של מה שמעבר ל-2 היא הטובה ביותר. אנו החלטנו לאמץ מצב של סטיית תקן אחת, שכן בצורה זו אנו מסירים יותר מידע, ואם נרצה לשמור את חישובי הביניים, כך נדרש לפחות זכרון.</w:t>
      </w:r>
    </w:p>
    <w:p w14:paraId="53412946" w14:textId="77777777" w:rsidR="008724A1" w:rsidRPr="00C51D9C" w:rsidRDefault="008724A1" w:rsidP="008724A1">
      <w:pPr>
        <w:rPr>
          <w:rFonts w:asciiTheme="minorBidi" w:eastAsiaTheme="minorEastAsia" w:hAnsiTheme="minorBidi"/>
          <w:sz w:val="20"/>
          <w:szCs w:val="20"/>
          <w:rtl/>
        </w:rPr>
      </w:pPr>
      <w:r w:rsidRPr="00C51D9C">
        <w:rPr>
          <w:rFonts w:asciiTheme="minorBidi" w:hAnsiTheme="minorBidi"/>
          <w:sz w:val="20"/>
          <w:szCs w:val="20"/>
          <w:rtl/>
        </w:rPr>
        <w:t xml:space="preserve">כעת נרצה לבחון האם מתן משקל שונה לכל נקודה כתלות במרחק ממנה ישפר את הביצועים. נזכיר כי משום שהמידע אודות המרחקים מחושב מעוצמת גל אלקטרומגנטי, אשר לו דעיכה בפרופורציה של </w:t>
      </w:r>
      <m:oMath>
        <m:f>
          <m:fPr>
            <m:ctrlPr>
              <w:rPr>
                <w:rFonts w:ascii="Cambria Math" w:hAnsi="Cambria Math"/>
                <w:i/>
                <w:sz w:val="20"/>
                <w:szCs w:val="20"/>
              </w:rPr>
            </m:ctrlPr>
          </m:fPr>
          <m:num>
            <m:r>
              <w:rPr>
                <w:rFonts w:ascii="Cambria Math" w:hAnsi="Cambria Math"/>
                <w:sz w:val="20"/>
                <w:szCs w:val="20"/>
              </w:rPr>
              <m:t>1</m:t>
            </m:r>
          </m:num>
          <m:den>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den>
        </m:f>
      </m:oMath>
      <w:r w:rsidRPr="00C51D9C">
        <w:rPr>
          <w:rFonts w:asciiTheme="minorBidi" w:eastAsiaTheme="minorEastAsia" w:hAnsiTheme="minorBidi"/>
          <w:sz w:val="20"/>
          <w:szCs w:val="20"/>
          <w:rtl/>
        </w:rPr>
        <w:t>, נצפה כי השגיאה כתלות במרחק תגדל באופן דומה, ולכן נ</w:t>
      </w:r>
      <w:r w:rsidR="00DC6BF8">
        <w:rPr>
          <w:rFonts w:asciiTheme="minorBidi" w:eastAsiaTheme="minorEastAsia" w:hAnsiTheme="minorBidi"/>
          <w:sz w:val="20"/>
          <w:szCs w:val="20"/>
          <w:rtl/>
        </w:rPr>
        <w:t>צפה לשיפור כאשר ניתן לנקודות קר</w:t>
      </w:r>
      <w:r w:rsidR="00DC6BF8">
        <w:rPr>
          <w:rFonts w:asciiTheme="minorBidi" w:eastAsiaTheme="minorEastAsia" w:hAnsiTheme="minorBidi" w:hint="cs"/>
          <w:sz w:val="20"/>
          <w:szCs w:val="20"/>
          <w:rtl/>
        </w:rPr>
        <w:t>ו</w:t>
      </w:r>
      <w:r w:rsidRPr="00C51D9C">
        <w:rPr>
          <w:rFonts w:asciiTheme="minorBidi" w:eastAsiaTheme="minorEastAsia" w:hAnsiTheme="minorBidi"/>
          <w:sz w:val="20"/>
          <w:szCs w:val="20"/>
          <w:rtl/>
        </w:rPr>
        <w:t>בות משקל גבוה יותר.</w:t>
      </w:r>
      <w:r w:rsidR="00685E93">
        <w:rPr>
          <w:rFonts w:asciiTheme="minorBidi" w:eastAsiaTheme="minorEastAsia" w:hAnsiTheme="minorBidi" w:hint="cs"/>
          <w:sz w:val="20"/>
          <w:szCs w:val="20"/>
          <w:rtl/>
        </w:rPr>
        <w:t xml:space="preserve"> כמוכן העדפנו פונקציות פשוטות על מנת לא להעלות משמעותית את זמן הריצה.</w:t>
      </w:r>
    </w:p>
    <w:p w14:paraId="05D947A9" w14:textId="77777777" w:rsidR="00482DE6" w:rsidRDefault="00482DE6" w:rsidP="00482DE6">
      <w:pPr>
        <w:keepNext/>
        <w:jc w:val="center"/>
      </w:pPr>
      <w:r>
        <w:rPr>
          <w:noProof/>
          <w:sz w:val="20"/>
          <w:szCs w:val="20"/>
        </w:rPr>
        <w:drawing>
          <wp:inline distT="0" distB="0" distL="0" distR="0" wp14:anchorId="7C4180A0" wp14:editId="77F06977">
            <wp:extent cx="4999887" cy="2762250"/>
            <wp:effectExtent l="0" t="0" r="0" b="0"/>
            <wp:docPr id="9" name="Picture 9" descr="C:\Users\Gal\AppData\Local\Microsoft\Windows\INetCache\Content.Word\W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l\AppData\Local\Microsoft\Windows\INetCache\Content.Word\Weight.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776" r="7776"/>
                    <a:stretch/>
                  </pic:blipFill>
                  <pic:spPr bwMode="auto">
                    <a:xfrm>
                      <a:off x="0" y="0"/>
                      <a:ext cx="5007194" cy="2766287"/>
                    </a:xfrm>
                    <a:prstGeom prst="rect">
                      <a:avLst/>
                    </a:prstGeom>
                    <a:noFill/>
                    <a:ln>
                      <a:noFill/>
                    </a:ln>
                    <a:extLst>
                      <a:ext uri="{53640926-AAD7-44D8-BBD7-CCE9431645EC}">
                        <a14:shadowObscured xmlns:a14="http://schemas.microsoft.com/office/drawing/2010/main"/>
                      </a:ext>
                    </a:extLst>
                  </pic:spPr>
                </pic:pic>
              </a:graphicData>
            </a:graphic>
          </wp:inline>
        </w:drawing>
      </w:r>
    </w:p>
    <w:p w14:paraId="7B9EE114" w14:textId="74FBEF4C" w:rsidR="00482DE6" w:rsidRDefault="00482DE6" w:rsidP="00482DE6">
      <w:pPr>
        <w:pStyle w:val="ab"/>
        <w:jc w:val="center"/>
        <w:rPr>
          <w:rFonts w:asciiTheme="minorBidi" w:hAnsiTheme="minorBidi"/>
          <w:rtl/>
        </w:rPr>
      </w:pPr>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4</w:t>
        </w:r>
      </w:fldSimple>
      <w:r>
        <w:rPr>
          <w:rFonts w:hint="cs"/>
          <w:rtl/>
        </w:rPr>
        <w:t xml:space="preserve"> השוואות פונקציית משקל</w:t>
      </w:r>
    </w:p>
    <w:p w14:paraId="192DAF6F" w14:textId="77777777" w:rsidR="0055715E" w:rsidRDefault="0055715E" w:rsidP="00482DE6">
      <w:pPr>
        <w:rPr>
          <w:rFonts w:asciiTheme="minorBidi" w:eastAsiaTheme="minorEastAsia" w:hAnsiTheme="minorBidi"/>
          <w:sz w:val="20"/>
          <w:szCs w:val="20"/>
          <w:rtl/>
        </w:rPr>
      </w:pPr>
      <w:r>
        <w:rPr>
          <w:rFonts w:asciiTheme="minorBidi" w:hAnsiTheme="minorBidi" w:hint="cs"/>
          <w:sz w:val="20"/>
          <w:szCs w:val="20"/>
          <w:rtl/>
        </w:rPr>
        <w:t xml:space="preserve">בתוצאות אנו רואים בברור כי מתן משקלים, עבור פונקציות המשקל אשר בדקנו, פוגעת בתוצאות, בניגוד לציפייה שלנו. אם זאת, ניתן לראות כי לפונקציית משקל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2</m:t>
            </m:r>
          </m:sup>
        </m:sSup>
      </m:oMath>
      <w:r>
        <w:rPr>
          <w:rFonts w:asciiTheme="minorBidi" w:eastAsiaTheme="minorEastAsia" w:hAnsiTheme="minorBidi" w:hint="cs"/>
          <w:sz w:val="20"/>
          <w:szCs w:val="20"/>
          <w:rtl/>
        </w:rPr>
        <w:t xml:space="preserve"> השונות קטנה יותר משל כל פונקציה אחרת </w:t>
      </w:r>
      <w:r>
        <w:rPr>
          <w:rFonts w:asciiTheme="minorBidi" w:eastAsiaTheme="minorEastAsia" w:hAnsiTheme="minorBidi"/>
          <w:sz w:val="20"/>
          <w:szCs w:val="20"/>
          <w:rtl/>
        </w:rPr>
        <w:t>–</w:t>
      </w:r>
      <w:r>
        <w:rPr>
          <w:rFonts w:asciiTheme="minorBidi" w:eastAsiaTheme="minorEastAsia" w:hAnsiTheme="minorBidi" w:hint="cs"/>
          <w:sz w:val="20"/>
          <w:szCs w:val="20"/>
          <w:rtl/>
        </w:rPr>
        <w:t xml:space="preserve"> דבר אשר כן מסתדר עם ההנחה שלנו. </w:t>
      </w:r>
      <w:r w:rsidR="00685E93">
        <w:rPr>
          <w:rFonts w:asciiTheme="minorBidi" w:eastAsiaTheme="minorEastAsia" w:hAnsiTheme="minorBidi" w:hint="cs"/>
          <w:sz w:val="20"/>
          <w:szCs w:val="20"/>
          <w:rtl/>
        </w:rPr>
        <w:t>אנו משארים כי השיפור כאשר לא ניתן משקל נובע מכך שהשגיאה אינה תלויה באופן פשוט מהמרחק, כפי שניתן היה לראות בניתוח ה</w:t>
      </w:r>
      <w:r w:rsidR="00E771EB">
        <w:rPr>
          <w:rFonts w:asciiTheme="minorBidi" w:eastAsiaTheme="minorEastAsia" w:hAnsiTheme="minorBidi" w:hint="cs"/>
          <w:sz w:val="20"/>
          <w:szCs w:val="20"/>
          <w:rtl/>
        </w:rPr>
        <w:t>רעש לשם בניית הסימולטור.</w:t>
      </w:r>
    </w:p>
    <w:p w14:paraId="08AFEFD9" w14:textId="77777777" w:rsidR="00FD2E9D" w:rsidRDefault="00FD2E9D" w:rsidP="00FD2E9D">
      <w:pPr>
        <w:rPr>
          <w:rFonts w:asciiTheme="minorBidi" w:eastAsiaTheme="minorEastAsia" w:hAnsiTheme="minorBidi"/>
          <w:sz w:val="20"/>
          <w:szCs w:val="20"/>
          <w:rtl/>
        </w:rPr>
      </w:pPr>
      <w:r>
        <w:rPr>
          <w:rFonts w:asciiTheme="minorBidi" w:eastAsiaTheme="minorEastAsia" w:hAnsiTheme="minorBidi" w:hint="cs"/>
          <w:sz w:val="20"/>
          <w:szCs w:val="20"/>
          <w:rtl/>
        </w:rPr>
        <w:t>כעט נזכרו כי ה-</w:t>
      </w:r>
      <w:r>
        <w:rPr>
          <w:rFonts w:asciiTheme="minorBidi" w:eastAsiaTheme="minorEastAsia" w:hAnsiTheme="minorBidi"/>
          <w:sz w:val="20"/>
          <w:szCs w:val="20"/>
        </w:rPr>
        <w:t>Solver</w:t>
      </w:r>
      <w:r>
        <w:rPr>
          <w:rFonts w:asciiTheme="minorBidi" w:eastAsiaTheme="minorEastAsia" w:hAnsiTheme="minorBidi" w:hint="cs"/>
          <w:sz w:val="20"/>
          <w:szCs w:val="20"/>
          <w:rtl/>
        </w:rPr>
        <w:t xml:space="preserve"> עבור בעיית </w:t>
      </w:r>
      <w:r>
        <w:rPr>
          <w:rFonts w:asciiTheme="minorBidi" w:eastAsiaTheme="minorEastAsia" w:hAnsiTheme="minorBidi"/>
          <w:sz w:val="20"/>
          <w:szCs w:val="20"/>
        </w:rPr>
        <w:t>non-linear least squares</w:t>
      </w:r>
      <w:r>
        <w:rPr>
          <w:rFonts w:asciiTheme="minorBidi" w:eastAsiaTheme="minorEastAsia" w:hAnsiTheme="minorBidi" w:hint="cs"/>
          <w:sz w:val="20"/>
          <w:szCs w:val="20"/>
          <w:rtl/>
        </w:rPr>
        <w:t xml:space="preserve"> חשף לנו מספר פונקציות </w:t>
      </w:r>
      <w:r>
        <w:rPr>
          <w:rFonts w:asciiTheme="minorBidi" w:eastAsiaTheme="minorEastAsia" w:hAnsiTheme="minorBidi"/>
          <w:sz w:val="20"/>
          <w:szCs w:val="20"/>
        </w:rPr>
        <w:t>loss</w:t>
      </w:r>
      <w:r>
        <w:rPr>
          <w:rFonts w:asciiTheme="minorBidi" w:eastAsiaTheme="minorEastAsia" w:hAnsiTheme="minorBidi" w:hint="cs"/>
          <w:sz w:val="20"/>
          <w:szCs w:val="20"/>
          <w:rtl/>
        </w:rPr>
        <w:t xml:space="preserve"> אפשריות, אשר מטרתן, לתת משקלים לתוצאות ביניים חריגות באופנים שונים. נרצה להשוות בין הפונקציות הללו....</w:t>
      </w:r>
    </w:p>
    <w:p w14:paraId="609105FC" w14:textId="77777777" w:rsidR="00FD2E9D" w:rsidRDefault="00FD2E9D" w:rsidP="00FD2E9D">
      <w:pPr>
        <w:keepNext/>
        <w:jc w:val="center"/>
      </w:pPr>
      <w:r>
        <w:rPr>
          <w:rFonts w:asciiTheme="minorBidi" w:eastAsiaTheme="minorEastAsia" w:hAnsiTheme="minorBidi"/>
          <w:noProof/>
          <w:sz w:val="20"/>
          <w:szCs w:val="20"/>
        </w:rPr>
        <w:drawing>
          <wp:inline distT="0" distB="0" distL="0" distR="0" wp14:anchorId="5D0AF76F" wp14:editId="08C34B3F">
            <wp:extent cx="4876988" cy="2676525"/>
            <wp:effectExtent l="0" t="0" r="0" b="0"/>
            <wp:docPr id="13" name="Picture 13" descr="C:\Users\Gal\AppData\Local\Microsoft\Windows\INetCache\Content.Wor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l\AppData\Local\Microsoft\Windows\INetCache\Content.Word\loss.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499" r="8137" b="1938"/>
                    <a:stretch/>
                  </pic:blipFill>
                  <pic:spPr bwMode="auto">
                    <a:xfrm>
                      <a:off x="0" y="0"/>
                      <a:ext cx="4880561" cy="2678486"/>
                    </a:xfrm>
                    <a:prstGeom prst="rect">
                      <a:avLst/>
                    </a:prstGeom>
                    <a:noFill/>
                    <a:ln>
                      <a:noFill/>
                    </a:ln>
                    <a:extLst>
                      <a:ext uri="{53640926-AAD7-44D8-BBD7-CCE9431645EC}">
                        <a14:shadowObscured xmlns:a14="http://schemas.microsoft.com/office/drawing/2010/main"/>
                      </a:ext>
                    </a:extLst>
                  </pic:spPr>
                </pic:pic>
              </a:graphicData>
            </a:graphic>
          </wp:inline>
        </w:drawing>
      </w:r>
    </w:p>
    <w:p w14:paraId="369F908E" w14:textId="38CC6A26" w:rsidR="00FD2E9D" w:rsidRDefault="00FD2E9D" w:rsidP="00FD2E9D">
      <w:pPr>
        <w:pStyle w:val="ab"/>
        <w:jc w:val="center"/>
        <w:rPr>
          <w:rFonts w:asciiTheme="minorBidi" w:eastAsiaTheme="minorEastAsia" w:hAnsiTheme="minorBidi"/>
          <w:rtl/>
        </w:rPr>
      </w:pPr>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5</w:t>
        </w:r>
      </w:fldSimple>
      <w:r>
        <w:rPr>
          <w:rFonts w:hint="cs"/>
          <w:rtl/>
        </w:rPr>
        <w:t xml:space="preserve"> </w:t>
      </w:r>
      <w:r>
        <w:t>Loss</w:t>
      </w:r>
    </w:p>
    <w:p w14:paraId="227962AB" w14:textId="77777777" w:rsidR="00FD2E9D" w:rsidRPr="00375654" w:rsidRDefault="00FD2E9D" w:rsidP="00FD2E9D">
      <w:pPr>
        <w:rPr>
          <w:rFonts w:asciiTheme="minorBidi" w:hAnsiTheme="minorBidi"/>
          <w:sz w:val="20"/>
          <w:szCs w:val="20"/>
          <w:rtl/>
        </w:rPr>
      </w:pPr>
      <w:r>
        <w:rPr>
          <w:rFonts w:asciiTheme="minorBidi" w:hAnsiTheme="minorBidi" w:hint="cs"/>
          <w:sz w:val="20"/>
          <w:szCs w:val="20"/>
          <w:rtl/>
        </w:rPr>
        <w:t xml:space="preserve">כפי שניתן לראות, הפתרונות </w:t>
      </w:r>
      <w:r>
        <w:rPr>
          <w:rFonts w:asciiTheme="minorBidi" w:hAnsiTheme="minorBidi"/>
          <w:sz w:val="20"/>
          <w:szCs w:val="20"/>
        </w:rPr>
        <w:t>Cauchy</w:t>
      </w:r>
      <w:r>
        <w:rPr>
          <w:rFonts w:asciiTheme="minorBidi" w:hAnsiTheme="minorBidi" w:hint="cs"/>
          <w:sz w:val="20"/>
          <w:szCs w:val="20"/>
          <w:rtl/>
        </w:rPr>
        <w:t xml:space="preserve"> ו-</w:t>
      </w:r>
      <w:r>
        <w:rPr>
          <w:rFonts w:asciiTheme="minorBidi" w:hAnsiTheme="minorBidi"/>
          <w:sz w:val="20"/>
          <w:szCs w:val="20"/>
        </w:rPr>
        <w:t>arctan</w:t>
      </w:r>
      <w:r>
        <w:rPr>
          <w:rFonts w:asciiTheme="minorBidi" w:hAnsiTheme="minorBidi" w:hint="cs"/>
          <w:sz w:val="20"/>
          <w:szCs w:val="20"/>
          <w:rtl/>
        </w:rPr>
        <w:t xml:space="preserve"> אשר משפיעים באופן חזק על המידע </w:t>
      </w:r>
      <w:r w:rsidR="00011F6E">
        <w:rPr>
          <w:rFonts w:asciiTheme="minorBidi" w:hAnsiTheme="minorBidi" w:hint="cs"/>
          <w:sz w:val="20"/>
          <w:szCs w:val="20"/>
          <w:rtl/>
        </w:rPr>
        <w:t>נתנו תוצאות מאוד לא טובות. פונקציית ה-</w:t>
      </w:r>
      <w:r w:rsidR="00011F6E">
        <w:rPr>
          <w:rFonts w:asciiTheme="minorBidi" w:hAnsiTheme="minorBidi"/>
          <w:sz w:val="20"/>
          <w:szCs w:val="20"/>
        </w:rPr>
        <w:t>loss</w:t>
      </w:r>
      <w:r w:rsidR="00011F6E">
        <w:rPr>
          <w:rFonts w:asciiTheme="minorBidi" w:hAnsiTheme="minorBidi" w:hint="cs"/>
          <w:sz w:val="20"/>
          <w:szCs w:val="20"/>
          <w:rtl/>
        </w:rPr>
        <w:t xml:space="preserve"> הטובה ביותר התגלתה כ-</w:t>
      </w:r>
      <w:r w:rsidR="00011F6E">
        <w:rPr>
          <w:rFonts w:asciiTheme="minorBidi" w:hAnsiTheme="minorBidi"/>
          <w:sz w:val="20"/>
          <w:szCs w:val="20"/>
        </w:rPr>
        <w:t>soft_l1</w:t>
      </w:r>
      <w:r w:rsidR="00375654">
        <w:rPr>
          <w:rFonts w:asciiTheme="minorBidi" w:hAnsiTheme="minorBidi" w:hint="cs"/>
          <w:sz w:val="20"/>
          <w:szCs w:val="20"/>
          <w:rtl/>
        </w:rPr>
        <w:t>.</w:t>
      </w:r>
    </w:p>
    <w:p w14:paraId="25CAEDC0" w14:textId="77777777" w:rsidR="0065299E" w:rsidRPr="009E1DAF" w:rsidRDefault="000D5261" w:rsidP="0055715E">
      <w:pPr>
        <w:rPr>
          <w:rFonts w:asciiTheme="minorBidi" w:hAnsiTheme="minorBidi"/>
          <w:sz w:val="20"/>
          <w:szCs w:val="20"/>
          <w:rtl/>
        </w:rPr>
      </w:pPr>
      <w:r w:rsidRPr="009E1DAF">
        <w:rPr>
          <w:rFonts w:asciiTheme="minorBidi" w:hAnsiTheme="minorBidi"/>
          <w:sz w:val="20"/>
          <w:szCs w:val="20"/>
          <w:rtl/>
        </w:rPr>
        <w:lastRenderedPageBreak/>
        <w:t>נרצה לבדוק את ההבדל בביצועים של האלגוריתם שלנו כאשר משנים פרמטרים. נחל בלבדוק מה ההשפעה הממוצעת של שוני במספר רספונדרים. נזכור כי כאשר ישנם רק 4 רספונדרים, לא ניתן להשתמש ב-</w:t>
      </w:r>
      <w:r w:rsidRPr="009E1DAF">
        <w:rPr>
          <w:rFonts w:asciiTheme="minorBidi" w:hAnsiTheme="minorBidi"/>
          <w:sz w:val="20"/>
          <w:szCs w:val="20"/>
        </w:rPr>
        <w:t>lstsq</w:t>
      </w:r>
      <w:r w:rsidRPr="009E1DAF">
        <w:rPr>
          <w:rFonts w:asciiTheme="minorBidi" w:hAnsiTheme="minorBidi"/>
          <w:sz w:val="20"/>
          <w:szCs w:val="20"/>
          <w:rtl/>
        </w:rPr>
        <w:t xml:space="preserve"> כאלגוריתם ראשוני. לפיכך נשתמש ב5 רספונדרים כערך מינימלי.</w:t>
      </w:r>
    </w:p>
    <w:tbl>
      <w:tblPr>
        <w:tblStyle w:val="51"/>
        <w:bidiVisual/>
        <w:tblW w:w="9011" w:type="dxa"/>
        <w:jc w:val="center"/>
        <w:tblLook w:val="04A0" w:firstRow="1" w:lastRow="0" w:firstColumn="1" w:lastColumn="0" w:noHBand="0" w:noVBand="1"/>
      </w:tblPr>
      <w:tblGrid>
        <w:gridCol w:w="1782"/>
        <w:gridCol w:w="1734"/>
        <w:gridCol w:w="1629"/>
        <w:gridCol w:w="2066"/>
        <w:gridCol w:w="1800"/>
      </w:tblGrid>
      <w:tr w:rsidR="00D219E5" w:rsidRPr="009E1DAF" w14:paraId="01E9C698" w14:textId="77777777" w:rsidTr="00427FD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82" w:type="dxa"/>
            <w:vAlign w:val="center"/>
          </w:tcPr>
          <w:p w14:paraId="750F97FE" w14:textId="77777777" w:rsidR="00D219E5" w:rsidRPr="009E1DAF" w:rsidRDefault="00570F52" w:rsidP="00427FD1">
            <w:pPr>
              <w:jc w:val="center"/>
              <w:rPr>
                <w:sz w:val="20"/>
                <w:szCs w:val="20"/>
                <w:rtl/>
              </w:rPr>
            </w:pPr>
            <w:r>
              <w:rPr>
                <w:rFonts w:hint="cs"/>
                <w:sz w:val="20"/>
                <w:szCs w:val="20"/>
                <w:rtl/>
              </w:rPr>
              <w:t>מס' רספונדרים</w:t>
            </w:r>
          </w:p>
        </w:tc>
        <w:tc>
          <w:tcPr>
            <w:tcW w:w="1734" w:type="dxa"/>
            <w:vAlign w:val="center"/>
          </w:tcPr>
          <w:p w14:paraId="7246E2C8" w14:textId="77777777" w:rsidR="00D219E5" w:rsidRPr="009E1DAF" w:rsidRDefault="00D219E5" w:rsidP="00427FD1">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9E1DAF">
              <w:rPr>
                <w:rFonts w:hint="cs"/>
                <w:sz w:val="20"/>
                <w:szCs w:val="20"/>
                <w:rtl/>
              </w:rPr>
              <w:t>חציון שגיאה (</w:t>
            </w:r>
            <w:r w:rsidRPr="009E1DAF">
              <w:rPr>
                <w:sz w:val="20"/>
                <w:szCs w:val="20"/>
              </w:rPr>
              <w:t>m</w:t>
            </w:r>
            <w:r w:rsidRPr="009E1DAF">
              <w:rPr>
                <w:rFonts w:hint="cs"/>
                <w:sz w:val="20"/>
                <w:szCs w:val="20"/>
                <w:rtl/>
              </w:rPr>
              <w:t>)</w:t>
            </w:r>
          </w:p>
        </w:tc>
        <w:tc>
          <w:tcPr>
            <w:tcW w:w="1629" w:type="dxa"/>
            <w:vAlign w:val="center"/>
          </w:tcPr>
          <w:p w14:paraId="24770812" w14:textId="77777777" w:rsidR="00D219E5" w:rsidRPr="009E1DAF" w:rsidRDefault="00D219E5" w:rsidP="00427FD1">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9E1DAF">
              <w:rPr>
                <w:rFonts w:hint="cs"/>
                <w:sz w:val="20"/>
                <w:szCs w:val="20"/>
                <w:rtl/>
              </w:rPr>
              <w:t>ממוצע שגיאה (</w:t>
            </w:r>
            <w:r w:rsidRPr="009E1DAF">
              <w:rPr>
                <w:sz w:val="20"/>
                <w:szCs w:val="20"/>
              </w:rPr>
              <w:t>m</w:t>
            </w:r>
            <w:r w:rsidRPr="009E1DAF">
              <w:rPr>
                <w:rFonts w:hint="cs"/>
                <w:sz w:val="20"/>
                <w:szCs w:val="20"/>
                <w:rtl/>
              </w:rPr>
              <w:t>)</w:t>
            </w:r>
          </w:p>
        </w:tc>
        <w:tc>
          <w:tcPr>
            <w:tcW w:w="2066" w:type="dxa"/>
            <w:vAlign w:val="center"/>
          </w:tcPr>
          <w:p w14:paraId="057D664C" w14:textId="77777777" w:rsidR="00D219E5" w:rsidRPr="009E1DAF" w:rsidRDefault="00D219E5" w:rsidP="00427FD1">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9E1DAF">
              <w:rPr>
                <w:rFonts w:hint="cs"/>
                <w:sz w:val="20"/>
                <w:szCs w:val="20"/>
                <w:rtl/>
              </w:rPr>
              <w:t>מינימום שגיאה (</w:t>
            </w:r>
            <w:r w:rsidRPr="009E1DAF">
              <w:rPr>
                <w:sz w:val="20"/>
                <w:szCs w:val="20"/>
              </w:rPr>
              <w:t>m</w:t>
            </w:r>
            <w:r w:rsidRPr="009E1DAF">
              <w:rPr>
                <w:rFonts w:hint="cs"/>
                <w:sz w:val="20"/>
                <w:szCs w:val="20"/>
                <w:rtl/>
              </w:rPr>
              <w:t>)</w:t>
            </w:r>
          </w:p>
        </w:tc>
        <w:tc>
          <w:tcPr>
            <w:tcW w:w="1800" w:type="dxa"/>
            <w:vAlign w:val="center"/>
          </w:tcPr>
          <w:p w14:paraId="36CA1739" w14:textId="77777777" w:rsidR="00D219E5" w:rsidRPr="009E1DAF" w:rsidRDefault="00D219E5" w:rsidP="00427FD1">
            <w:pPr>
              <w:jc w:val="center"/>
              <w:cnfStyle w:val="100000000000" w:firstRow="1" w:lastRow="0" w:firstColumn="0" w:lastColumn="0" w:oddVBand="0" w:evenVBand="0" w:oddHBand="0" w:evenHBand="0" w:firstRowFirstColumn="0" w:firstRowLastColumn="0" w:lastRowFirstColumn="0" w:lastRowLastColumn="0"/>
              <w:rPr>
                <w:sz w:val="20"/>
                <w:szCs w:val="20"/>
                <w:rtl/>
              </w:rPr>
            </w:pPr>
            <w:r w:rsidRPr="009E1DAF">
              <w:rPr>
                <w:rFonts w:hint="cs"/>
                <w:sz w:val="20"/>
                <w:szCs w:val="20"/>
                <w:rtl/>
              </w:rPr>
              <w:t>מקסימום שגיאה (</w:t>
            </w:r>
            <w:r w:rsidRPr="009E1DAF">
              <w:rPr>
                <w:sz w:val="20"/>
                <w:szCs w:val="20"/>
              </w:rPr>
              <w:t>m</w:t>
            </w:r>
            <w:r w:rsidRPr="009E1DAF">
              <w:rPr>
                <w:rFonts w:hint="cs"/>
                <w:sz w:val="20"/>
                <w:szCs w:val="20"/>
                <w:rtl/>
              </w:rPr>
              <w:t>)</w:t>
            </w:r>
          </w:p>
        </w:tc>
      </w:tr>
      <w:tr w:rsidR="00570F52" w:rsidRPr="009E1DAF" w14:paraId="009F150C" w14:textId="77777777" w:rsidTr="00427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00746361" w14:textId="77777777" w:rsidR="00570F52" w:rsidRDefault="00570F52" w:rsidP="00427FD1">
            <w:pPr>
              <w:jc w:val="center"/>
              <w:rPr>
                <w:sz w:val="20"/>
                <w:szCs w:val="20"/>
                <w:rtl/>
              </w:rPr>
            </w:pPr>
            <w:r>
              <w:rPr>
                <w:rFonts w:hint="cs"/>
                <w:sz w:val="20"/>
                <w:szCs w:val="20"/>
                <w:rtl/>
              </w:rPr>
              <w:t>5</w:t>
            </w:r>
          </w:p>
        </w:tc>
        <w:tc>
          <w:tcPr>
            <w:tcW w:w="1734" w:type="dxa"/>
            <w:vAlign w:val="center"/>
          </w:tcPr>
          <w:p w14:paraId="0C152F86" w14:textId="77777777" w:rsidR="00570F52" w:rsidRPr="00076CAF" w:rsidRDefault="006A01A4"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2.26349215072</w:t>
            </w:r>
          </w:p>
        </w:tc>
        <w:tc>
          <w:tcPr>
            <w:tcW w:w="1629" w:type="dxa"/>
            <w:vAlign w:val="center"/>
          </w:tcPr>
          <w:p w14:paraId="23CCE365" w14:textId="77777777" w:rsidR="00570F52" w:rsidRPr="00076CAF" w:rsidRDefault="006A01A4"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4.43915738774</w:t>
            </w:r>
          </w:p>
        </w:tc>
        <w:tc>
          <w:tcPr>
            <w:tcW w:w="2066" w:type="dxa"/>
            <w:vAlign w:val="center"/>
          </w:tcPr>
          <w:p w14:paraId="063C577E" w14:textId="77777777" w:rsidR="00570F52" w:rsidRPr="00076CAF" w:rsidRDefault="006A01A4"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0.0629513359133</w:t>
            </w:r>
          </w:p>
        </w:tc>
        <w:tc>
          <w:tcPr>
            <w:tcW w:w="1800" w:type="dxa"/>
            <w:vAlign w:val="center"/>
          </w:tcPr>
          <w:p w14:paraId="53F5327F" w14:textId="77777777" w:rsidR="00570F52" w:rsidRPr="00076CAF" w:rsidRDefault="006A01A4"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29.858850149</w:t>
            </w:r>
          </w:p>
        </w:tc>
      </w:tr>
      <w:tr w:rsidR="00570F52" w:rsidRPr="009E1DAF" w14:paraId="0EAF6594" w14:textId="77777777" w:rsidTr="00427FD1">
        <w:trPr>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71F717D7" w14:textId="77777777" w:rsidR="00570F52" w:rsidRDefault="006A01A4" w:rsidP="00427FD1">
            <w:pPr>
              <w:jc w:val="center"/>
              <w:rPr>
                <w:sz w:val="20"/>
                <w:szCs w:val="20"/>
                <w:rtl/>
              </w:rPr>
            </w:pPr>
            <w:r>
              <w:rPr>
                <w:rFonts w:hint="cs"/>
                <w:sz w:val="20"/>
                <w:szCs w:val="20"/>
                <w:rtl/>
              </w:rPr>
              <w:t>7</w:t>
            </w:r>
          </w:p>
        </w:tc>
        <w:tc>
          <w:tcPr>
            <w:tcW w:w="1734" w:type="dxa"/>
            <w:vAlign w:val="center"/>
          </w:tcPr>
          <w:p w14:paraId="2F5A92F0" w14:textId="77777777" w:rsidR="00570F52" w:rsidRPr="00076CAF" w:rsidRDefault="006A01A4"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2.06911039519</w:t>
            </w:r>
          </w:p>
        </w:tc>
        <w:tc>
          <w:tcPr>
            <w:tcW w:w="1629" w:type="dxa"/>
            <w:vAlign w:val="center"/>
          </w:tcPr>
          <w:p w14:paraId="40C3BB8F" w14:textId="77777777" w:rsidR="00570F52" w:rsidRPr="00076CAF" w:rsidRDefault="006A01A4"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3.87349272389</w:t>
            </w:r>
          </w:p>
        </w:tc>
        <w:tc>
          <w:tcPr>
            <w:tcW w:w="2066" w:type="dxa"/>
            <w:vAlign w:val="center"/>
          </w:tcPr>
          <w:p w14:paraId="2FFF2388" w14:textId="77777777" w:rsidR="00570F52" w:rsidRPr="00076CAF" w:rsidRDefault="006A01A4"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0.373301339564</w:t>
            </w:r>
          </w:p>
        </w:tc>
        <w:tc>
          <w:tcPr>
            <w:tcW w:w="1800" w:type="dxa"/>
            <w:vAlign w:val="center"/>
          </w:tcPr>
          <w:p w14:paraId="6A02F64A"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66.2279799046</w:t>
            </w:r>
          </w:p>
        </w:tc>
      </w:tr>
      <w:tr w:rsidR="00570F52" w:rsidRPr="009E1DAF" w14:paraId="075697D5" w14:textId="77777777" w:rsidTr="00427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79D8996E" w14:textId="77777777" w:rsidR="00570F52" w:rsidRDefault="006A01A4" w:rsidP="00427FD1">
            <w:pPr>
              <w:jc w:val="center"/>
              <w:rPr>
                <w:sz w:val="20"/>
                <w:szCs w:val="20"/>
                <w:rtl/>
              </w:rPr>
            </w:pPr>
            <w:r>
              <w:rPr>
                <w:rFonts w:hint="cs"/>
                <w:sz w:val="20"/>
                <w:szCs w:val="20"/>
                <w:rtl/>
              </w:rPr>
              <w:t>9</w:t>
            </w:r>
          </w:p>
        </w:tc>
        <w:tc>
          <w:tcPr>
            <w:tcW w:w="1734" w:type="dxa"/>
            <w:vAlign w:val="center"/>
          </w:tcPr>
          <w:p w14:paraId="058319C9"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1.70777282081</w:t>
            </w:r>
          </w:p>
        </w:tc>
        <w:tc>
          <w:tcPr>
            <w:tcW w:w="1629" w:type="dxa"/>
            <w:vAlign w:val="center"/>
          </w:tcPr>
          <w:p w14:paraId="1180DB36"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2.66192439132</w:t>
            </w:r>
          </w:p>
        </w:tc>
        <w:tc>
          <w:tcPr>
            <w:tcW w:w="2066" w:type="dxa"/>
            <w:vAlign w:val="center"/>
          </w:tcPr>
          <w:p w14:paraId="17665A05"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0.297728939241</w:t>
            </w:r>
          </w:p>
        </w:tc>
        <w:tc>
          <w:tcPr>
            <w:tcW w:w="1800" w:type="dxa"/>
            <w:vAlign w:val="center"/>
          </w:tcPr>
          <w:p w14:paraId="4C983C85"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13.6342285323</w:t>
            </w:r>
          </w:p>
        </w:tc>
      </w:tr>
      <w:tr w:rsidR="00570F52" w:rsidRPr="009E1DAF" w14:paraId="11AF319D" w14:textId="77777777" w:rsidTr="00427FD1">
        <w:trPr>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200B6DDE" w14:textId="77777777" w:rsidR="00570F52" w:rsidRDefault="006A01A4" w:rsidP="00427FD1">
            <w:pPr>
              <w:jc w:val="center"/>
              <w:rPr>
                <w:sz w:val="20"/>
                <w:szCs w:val="20"/>
                <w:rtl/>
              </w:rPr>
            </w:pPr>
            <w:r>
              <w:rPr>
                <w:rFonts w:hint="cs"/>
                <w:sz w:val="20"/>
                <w:szCs w:val="20"/>
                <w:rtl/>
              </w:rPr>
              <w:t>11</w:t>
            </w:r>
          </w:p>
        </w:tc>
        <w:tc>
          <w:tcPr>
            <w:tcW w:w="1734" w:type="dxa"/>
            <w:vAlign w:val="center"/>
          </w:tcPr>
          <w:p w14:paraId="7182ACEB"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1.95035023183</w:t>
            </w:r>
          </w:p>
        </w:tc>
        <w:tc>
          <w:tcPr>
            <w:tcW w:w="1629" w:type="dxa"/>
            <w:vAlign w:val="center"/>
          </w:tcPr>
          <w:p w14:paraId="3D30BA51"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2.55589170921</w:t>
            </w:r>
          </w:p>
        </w:tc>
        <w:tc>
          <w:tcPr>
            <w:tcW w:w="2066" w:type="dxa"/>
            <w:vAlign w:val="center"/>
          </w:tcPr>
          <w:p w14:paraId="11689483"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0.0861221999582</w:t>
            </w:r>
          </w:p>
        </w:tc>
        <w:tc>
          <w:tcPr>
            <w:tcW w:w="1800" w:type="dxa"/>
            <w:vAlign w:val="center"/>
          </w:tcPr>
          <w:p w14:paraId="74162C52"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17.4693812425</w:t>
            </w:r>
          </w:p>
        </w:tc>
      </w:tr>
      <w:tr w:rsidR="00570F52" w:rsidRPr="009E1DAF" w14:paraId="161F56F2" w14:textId="77777777" w:rsidTr="00427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090F1633" w14:textId="77777777" w:rsidR="00570F52" w:rsidRDefault="006A01A4" w:rsidP="00427FD1">
            <w:pPr>
              <w:jc w:val="center"/>
              <w:rPr>
                <w:sz w:val="20"/>
                <w:szCs w:val="20"/>
                <w:rtl/>
              </w:rPr>
            </w:pPr>
            <w:r>
              <w:rPr>
                <w:rFonts w:hint="cs"/>
                <w:sz w:val="20"/>
                <w:szCs w:val="20"/>
                <w:rtl/>
              </w:rPr>
              <w:t>13</w:t>
            </w:r>
          </w:p>
        </w:tc>
        <w:tc>
          <w:tcPr>
            <w:tcW w:w="1734" w:type="dxa"/>
            <w:vAlign w:val="center"/>
          </w:tcPr>
          <w:p w14:paraId="22D364EA"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1.81532028198</w:t>
            </w:r>
          </w:p>
        </w:tc>
        <w:tc>
          <w:tcPr>
            <w:tcW w:w="1629" w:type="dxa"/>
            <w:vAlign w:val="center"/>
          </w:tcPr>
          <w:p w14:paraId="22D33C4D"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2.31208109096</w:t>
            </w:r>
          </w:p>
        </w:tc>
        <w:tc>
          <w:tcPr>
            <w:tcW w:w="2066" w:type="dxa"/>
            <w:vAlign w:val="center"/>
          </w:tcPr>
          <w:p w14:paraId="1CBD20E7"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0.1097104026</w:t>
            </w:r>
          </w:p>
        </w:tc>
        <w:tc>
          <w:tcPr>
            <w:tcW w:w="1800" w:type="dxa"/>
            <w:vAlign w:val="center"/>
          </w:tcPr>
          <w:p w14:paraId="1EA409F9" w14:textId="77777777" w:rsidR="00570F52" w:rsidRPr="00076CAF" w:rsidRDefault="00D3238F"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14.520456122</w:t>
            </w:r>
          </w:p>
        </w:tc>
      </w:tr>
      <w:tr w:rsidR="00570F52" w:rsidRPr="009E1DAF" w14:paraId="6EBFFE3A" w14:textId="77777777" w:rsidTr="00427FD1">
        <w:trPr>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4B575250" w14:textId="77777777" w:rsidR="00570F52" w:rsidRDefault="006A01A4" w:rsidP="00427FD1">
            <w:pPr>
              <w:jc w:val="center"/>
              <w:rPr>
                <w:sz w:val="20"/>
                <w:szCs w:val="20"/>
                <w:rtl/>
              </w:rPr>
            </w:pPr>
            <w:r>
              <w:rPr>
                <w:rFonts w:hint="cs"/>
                <w:sz w:val="20"/>
                <w:szCs w:val="20"/>
                <w:rtl/>
              </w:rPr>
              <w:t>15</w:t>
            </w:r>
          </w:p>
        </w:tc>
        <w:tc>
          <w:tcPr>
            <w:tcW w:w="1734" w:type="dxa"/>
            <w:vAlign w:val="center"/>
          </w:tcPr>
          <w:p w14:paraId="6FFD9D14"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1.66846366452</w:t>
            </w:r>
          </w:p>
        </w:tc>
        <w:tc>
          <w:tcPr>
            <w:tcW w:w="1629" w:type="dxa"/>
            <w:vAlign w:val="center"/>
          </w:tcPr>
          <w:p w14:paraId="6F7FF62F"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2.31427022149</w:t>
            </w:r>
          </w:p>
        </w:tc>
        <w:tc>
          <w:tcPr>
            <w:tcW w:w="2066" w:type="dxa"/>
            <w:vAlign w:val="center"/>
          </w:tcPr>
          <w:p w14:paraId="1B1454E6"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0.137580912466</w:t>
            </w:r>
          </w:p>
        </w:tc>
        <w:tc>
          <w:tcPr>
            <w:tcW w:w="1800" w:type="dxa"/>
            <w:vAlign w:val="center"/>
          </w:tcPr>
          <w:p w14:paraId="7609BDB7" w14:textId="77777777" w:rsidR="00570F52" w:rsidRPr="00076CAF" w:rsidRDefault="00D3238F"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12.0053183404</w:t>
            </w:r>
          </w:p>
        </w:tc>
      </w:tr>
      <w:tr w:rsidR="006A01A4" w:rsidRPr="009E1DAF" w14:paraId="612FA30B" w14:textId="77777777" w:rsidTr="00427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5688F4E0" w14:textId="77777777" w:rsidR="006A01A4" w:rsidRDefault="006A01A4" w:rsidP="00427FD1">
            <w:pPr>
              <w:jc w:val="center"/>
              <w:rPr>
                <w:sz w:val="20"/>
                <w:szCs w:val="20"/>
                <w:rtl/>
              </w:rPr>
            </w:pPr>
            <w:r>
              <w:rPr>
                <w:rFonts w:hint="cs"/>
                <w:sz w:val="20"/>
                <w:szCs w:val="20"/>
                <w:rtl/>
              </w:rPr>
              <w:t>17</w:t>
            </w:r>
          </w:p>
        </w:tc>
        <w:tc>
          <w:tcPr>
            <w:tcW w:w="1734" w:type="dxa"/>
            <w:vAlign w:val="center"/>
          </w:tcPr>
          <w:p w14:paraId="5F270E50" w14:textId="77777777" w:rsidR="006A01A4" w:rsidRPr="00076CAF" w:rsidRDefault="00CC1796"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1.67779175087</w:t>
            </w:r>
          </w:p>
        </w:tc>
        <w:tc>
          <w:tcPr>
            <w:tcW w:w="1629" w:type="dxa"/>
            <w:vAlign w:val="center"/>
          </w:tcPr>
          <w:p w14:paraId="785D0433" w14:textId="77777777" w:rsidR="006A01A4" w:rsidRPr="00076CAF" w:rsidRDefault="00CC1796"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2.38497266588</w:t>
            </w:r>
          </w:p>
        </w:tc>
        <w:tc>
          <w:tcPr>
            <w:tcW w:w="2066" w:type="dxa"/>
            <w:vAlign w:val="center"/>
          </w:tcPr>
          <w:p w14:paraId="2377235F" w14:textId="77777777" w:rsidR="006A01A4" w:rsidRPr="00076CAF" w:rsidRDefault="00CC1796"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0.183864562119</w:t>
            </w:r>
          </w:p>
        </w:tc>
        <w:tc>
          <w:tcPr>
            <w:tcW w:w="1800" w:type="dxa"/>
            <w:vAlign w:val="center"/>
          </w:tcPr>
          <w:p w14:paraId="2C94BD51" w14:textId="77777777" w:rsidR="006A01A4" w:rsidRPr="00076CAF" w:rsidRDefault="00CC1796"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10.3954157738</w:t>
            </w:r>
          </w:p>
        </w:tc>
      </w:tr>
      <w:tr w:rsidR="006A01A4" w:rsidRPr="009E1DAF" w14:paraId="4C01DEA6" w14:textId="77777777" w:rsidTr="00427FD1">
        <w:trPr>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7B8EB5EF" w14:textId="77777777" w:rsidR="006A01A4" w:rsidRDefault="006A01A4" w:rsidP="00427FD1">
            <w:pPr>
              <w:jc w:val="center"/>
              <w:rPr>
                <w:sz w:val="20"/>
                <w:szCs w:val="20"/>
                <w:rtl/>
              </w:rPr>
            </w:pPr>
            <w:r>
              <w:rPr>
                <w:rFonts w:hint="cs"/>
                <w:sz w:val="20"/>
                <w:szCs w:val="20"/>
                <w:rtl/>
              </w:rPr>
              <w:t>19</w:t>
            </w:r>
          </w:p>
        </w:tc>
        <w:tc>
          <w:tcPr>
            <w:tcW w:w="1734" w:type="dxa"/>
            <w:vAlign w:val="center"/>
          </w:tcPr>
          <w:p w14:paraId="2CE682F8" w14:textId="77777777" w:rsidR="006A01A4" w:rsidRPr="00076CAF" w:rsidRDefault="00425BBC"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1.91739197863</w:t>
            </w:r>
          </w:p>
        </w:tc>
        <w:tc>
          <w:tcPr>
            <w:tcW w:w="1629" w:type="dxa"/>
            <w:vAlign w:val="center"/>
          </w:tcPr>
          <w:p w14:paraId="223B225C" w14:textId="77777777" w:rsidR="006A01A4" w:rsidRPr="00076CAF" w:rsidRDefault="00425BBC"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2.8213802708</w:t>
            </w:r>
          </w:p>
        </w:tc>
        <w:tc>
          <w:tcPr>
            <w:tcW w:w="2066" w:type="dxa"/>
            <w:vAlign w:val="center"/>
          </w:tcPr>
          <w:p w14:paraId="51A1FB16" w14:textId="77777777" w:rsidR="006A01A4" w:rsidRPr="00076CAF" w:rsidRDefault="00425BBC"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0.188862354411</w:t>
            </w:r>
          </w:p>
        </w:tc>
        <w:tc>
          <w:tcPr>
            <w:tcW w:w="1800" w:type="dxa"/>
            <w:vAlign w:val="center"/>
          </w:tcPr>
          <w:p w14:paraId="4E2A68C3" w14:textId="77777777" w:rsidR="006A01A4" w:rsidRPr="00076CAF" w:rsidRDefault="00425BBC" w:rsidP="00427FD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19.484571731</w:t>
            </w:r>
          </w:p>
        </w:tc>
      </w:tr>
      <w:tr w:rsidR="006A01A4" w:rsidRPr="009E1DAF" w14:paraId="5FF92BD4" w14:textId="77777777" w:rsidTr="00427F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2" w:type="dxa"/>
            <w:vAlign w:val="center"/>
          </w:tcPr>
          <w:p w14:paraId="7EC77006" w14:textId="77777777" w:rsidR="006A01A4" w:rsidRDefault="006A01A4" w:rsidP="00427FD1">
            <w:pPr>
              <w:jc w:val="center"/>
              <w:rPr>
                <w:sz w:val="20"/>
                <w:szCs w:val="20"/>
                <w:rtl/>
              </w:rPr>
            </w:pPr>
            <w:r>
              <w:rPr>
                <w:rFonts w:hint="cs"/>
                <w:sz w:val="20"/>
                <w:szCs w:val="20"/>
                <w:rtl/>
              </w:rPr>
              <w:t>21</w:t>
            </w:r>
          </w:p>
        </w:tc>
        <w:tc>
          <w:tcPr>
            <w:tcW w:w="1734" w:type="dxa"/>
            <w:vAlign w:val="center"/>
          </w:tcPr>
          <w:p w14:paraId="4421A1B2" w14:textId="77777777" w:rsidR="006A01A4" w:rsidRPr="00076CAF" w:rsidRDefault="00425BBC"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2.04041659374</w:t>
            </w:r>
          </w:p>
        </w:tc>
        <w:tc>
          <w:tcPr>
            <w:tcW w:w="1629" w:type="dxa"/>
            <w:vAlign w:val="center"/>
          </w:tcPr>
          <w:p w14:paraId="59450BE5" w14:textId="77777777" w:rsidR="006A01A4" w:rsidRPr="00076CAF" w:rsidRDefault="00425BBC"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2.63575122942</w:t>
            </w:r>
          </w:p>
        </w:tc>
        <w:tc>
          <w:tcPr>
            <w:tcW w:w="2066" w:type="dxa"/>
            <w:vAlign w:val="center"/>
          </w:tcPr>
          <w:p w14:paraId="48E62F0D" w14:textId="77777777" w:rsidR="006A01A4" w:rsidRPr="00076CAF" w:rsidRDefault="00425BBC"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0.092249122304</w:t>
            </w:r>
          </w:p>
        </w:tc>
        <w:tc>
          <w:tcPr>
            <w:tcW w:w="1800" w:type="dxa"/>
            <w:vAlign w:val="center"/>
          </w:tcPr>
          <w:p w14:paraId="41A7DDEA" w14:textId="77777777" w:rsidR="006A01A4" w:rsidRPr="00076CAF" w:rsidRDefault="00425BBC" w:rsidP="00427FD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tl/>
              </w:rPr>
            </w:pPr>
            <w:r w:rsidRPr="00076CAF">
              <w:rPr>
                <w:rFonts w:asciiTheme="majorHAnsi" w:hAnsiTheme="majorHAnsi" w:cstheme="majorHAnsi"/>
                <w:sz w:val="16"/>
                <w:szCs w:val="16"/>
                <w:rtl/>
              </w:rPr>
              <w:t>17.44903197</w:t>
            </w:r>
          </w:p>
        </w:tc>
      </w:tr>
    </w:tbl>
    <w:p w14:paraId="75134B57" w14:textId="77777777" w:rsidR="00200475" w:rsidRDefault="002E45CF" w:rsidP="002E45CF">
      <w:pPr>
        <w:pStyle w:val="ab"/>
        <w:jc w:val="center"/>
        <w:rPr>
          <w:rtl/>
        </w:rPr>
      </w:pPr>
      <w:bookmarkStart w:id="85" w:name="_Ref484724396"/>
      <w:bookmarkStart w:id="86" w:name="_Toc484783676"/>
      <w:bookmarkStart w:id="87" w:name="_Ref225732749"/>
      <w:bookmarkStart w:id="88" w:name="_Toc312310385"/>
      <w:bookmarkStart w:id="89" w:name="_Toc484705478"/>
      <w:bookmarkStart w:id="90" w:name="_Toc484705758"/>
      <w:r>
        <w:rPr>
          <w:rtl/>
        </w:rPr>
        <w:t xml:space="preserve">טבלה </w:t>
      </w:r>
      <w:fldSimple w:instr=" STYLEREF 1 \s ">
        <w:r w:rsidR="00CF3C9B">
          <w:rPr>
            <w:noProof/>
            <w:rtl/>
          </w:rPr>
          <w:t>‏5</w:t>
        </w:r>
      </w:fldSimple>
      <w:r w:rsidR="00CF3C9B">
        <w:rPr>
          <w:rtl/>
        </w:rPr>
        <w:t>.</w:t>
      </w:r>
      <w:fldSimple w:instr=" SEQ טבלה \* ARABIC \s 1 ">
        <w:r w:rsidR="00CF3C9B">
          <w:rPr>
            <w:noProof/>
            <w:rtl/>
          </w:rPr>
          <w:t>3</w:t>
        </w:r>
      </w:fldSimple>
      <w:bookmarkEnd w:id="85"/>
      <w:r>
        <w:t xml:space="preserve"> </w:t>
      </w:r>
      <w:r w:rsidRPr="00902AB6">
        <w:rPr>
          <w:rFonts w:hint="eastAsia"/>
          <w:rtl/>
        </w:rPr>
        <w:t>תוצאות</w:t>
      </w:r>
      <w:r w:rsidRPr="00902AB6">
        <w:rPr>
          <w:rtl/>
        </w:rPr>
        <w:t xml:space="preserve"> </w:t>
      </w:r>
      <w:r w:rsidRPr="00902AB6">
        <w:rPr>
          <w:rFonts w:hint="eastAsia"/>
          <w:rtl/>
        </w:rPr>
        <w:t>למספר</w:t>
      </w:r>
      <w:r w:rsidRPr="00902AB6">
        <w:rPr>
          <w:rtl/>
        </w:rPr>
        <w:t xml:space="preserve"> </w:t>
      </w:r>
      <w:r w:rsidRPr="00902AB6">
        <w:rPr>
          <w:rFonts w:hint="eastAsia"/>
          <w:rtl/>
        </w:rPr>
        <w:t>רספונדרים</w:t>
      </w:r>
      <w:r w:rsidRPr="00902AB6">
        <w:rPr>
          <w:rtl/>
        </w:rPr>
        <w:t xml:space="preserve"> </w:t>
      </w:r>
      <w:r w:rsidRPr="00902AB6">
        <w:rPr>
          <w:rFonts w:hint="eastAsia"/>
          <w:rtl/>
        </w:rPr>
        <w:t>משתנה</w:t>
      </w:r>
      <w:bookmarkEnd w:id="86"/>
    </w:p>
    <w:p w14:paraId="003E34F5" w14:textId="77777777" w:rsidR="00200475" w:rsidRPr="00C51D9C" w:rsidRDefault="009C5F5D" w:rsidP="00200475">
      <w:pPr>
        <w:rPr>
          <w:rFonts w:asciiTheme="minorBidi" w:hAnsiTheme="minorBidi"/>
          <w:sz w:val="20"/>
          <w:szCs w:val="20"/>
          <w:rtl/>
        </w:rPr>
      </w:pPr>
      <w:r w:rsidRPr="00C51D9C">
        <w:rPr>
          <w:rFonts w:asciiTheme="minorBidi" w:hAnsiTheme="minorBidi"/>
          <w:sz w:val="20"/>
          <w:szCs w:val="20"/>
          <w:rtl/>
        </w:rPr>
        <w:t>לפי תוצאות הסימולציות אשר מוצגות ב</w:t>
      </w:r>
      <w:r w:rsidR="00107F8D" w:rsidRPr="00C51D9C">
        <w:rPr>
          <w:rFonts w:asciiTheme="minorBidi" w:hAnsiTheme="minorBidi"/>
          <w:sz w:val="20"/>
          <w:szCs w:val="20"/>
          <w:rtl/>
        </w:rPr>
        <w:fldChar w:fldCharType="begin"/>
      </w:r>
      <w:r w:rsidR="00107F8D" w:rsidRPr="00C51D9C">
        <w:rPr>
          <w:rFonts w:asciiTheme="minorBidi" w:hAnsiTheme="minorBidi"/>
          <w:sz w:val="20"/>
          <w:szCs w:val="20"/>
          <w:rtl/>
        </w:rPr>
        <w:instrText xml:space="preserve"> </w:instrText>
      </w:r>
      <w:r w:rsidR="00107F8D" w:rsidRPr="00C51D9C">
        <w:rPr>
          <w:rFonts w:asciiTheme="minorBidi" w:hAnsiTheme="minorBidi"/>
          <w:sz w:val="20"/>
          <w:szCs w:val="20"/>
        </w:rPr>
        <w:instrText>REF</w:instrText>
      </w:r>
      <w:r w:rsidR="00107F8D" w:rsidRPr="00C51D9C">
        <w:rPr>
          <w:rFonts w:asciiTheme="minorBidi" w:hAnsiTheme="minorBidi"/>
          <w:sz w:val="20"/>
          <w:szCs w:val="20"/>
          <w:rtl/>
        </w:rPr>
        <w:instrText xml:space="preserve"> _</w:instrText>
      </w:r>
      <w:r w:rsidR="00107F8D" w:rsidRPr="00C51D9C">
        <w:rPr>
          <w:rFonts w:asciiTheme="minorBidi" w:hAnsiTheme="minorBidi"/>
          <w:sz w:val="20"/>
          <w:szCs w:val="20"/>
        </w:rPr>
        <w:instrText>Ref484724396 \h</w:instrText>
      </w:r>
      <w:r w:rsidR="00107F8D" w:rsidRPr="00C51D9C">
        <w:rPr>
          <w:rFonts w:asciiTheme="minorBidi" w:hAnsiTheme="minorBidi"/>
          <w:sz w:val="20"/>
          <w:szCs w:val="20"/>
          <w:rtl/>
        </w:rPr>
        <w:instrText xml:space="preserve"> </w:instrText>
      </w:r>
      <w:r w:rsidR="00C51D9C" w:rsidRPr="00C51D9C">
        <w:rPr>
          <w:rFonts w:asciiTheme="minorBidi" w:hAnsiTheme="minorBidi"/>
          <w:sz w:val="20"/>
          <w:szCs w:val="20"/>
          <w:rtl/>
        </w:rPr>
        <w:instrText xml:space="preserve"> \* </w:instrText>
      </w:r>
      <w:r w:rsidR="00C51D9C" w:rsidRPr="00C51D9C">
        <w:rPr>
          <w:rFonts w:asciiTheme="minorBidi" w:hAnsiTheme="minorBidi"/>
          <w:sz w:val="20"/>
          <w:szCs w:val="20"/>
        </w:rPr>
        <w:instrText>MERGEFORMAT</w:instrText>
      </w:r>
      <w:r w:rsidR="00C51D9C" w:rsidRPr="00C51D9C">
        <w:rPr>
          <w:rFonts w:asciiTheme="minorBidi" w:hAnsiTheme="minorBidi"/>
          <w:sz w:val="20"/>
          <w:szCs w:val="20"/>
          <w:rtl/>
        </w:rPr>
        <w:instrText xml:space="preserve"> </w:instrText>
      </w:r>
      <w:r w:rsidR="00107F8D" w:rsidRPr="00C51D9C">
        <w:rPr>
          <w:rFonts w:asciiTheme="minorBidi" w:hAnsiTheme="minorBidi"/>
          <w:sz w:val="20"/>
          <w:szCs w:val="20"/>
          <w:rtl/>
        </w:rPr>
      </w:r>
      <w:r w:rsidR="00107F8D" w:rsidRPr="00C51D9C">
        <w:rPr>
          <w:rFonts w:asciiTheme="minorBidi" w:hAnsiTheme="minorBidi"/>
          <w:sz w:val="20"/>
          <w:szCs w:val="20"/>
          <w:rtl/>
        </w:rPr>
        <w:fldChar w:fldCharType="separate"/>
      </w:r>
      <w:r w:rsidR="00107F8D" w:rsidRPr="00C51D9C">
        <w:rPr>
          <w:rFonts w:asciiTheme="minorBidi" w:hAnsiTheme="minorBidi"/>
          <w:sz w:val="20"/>
          <w:szCs w:val="20"/>
          <w:rtl/>
        </w:rPr>
        <w:t xml:space="preserve">טבלה </w:t>
      </w:r>
      <w:r w:rsidR="00107F8D" w:rsidRPr="00C51D9C">
        <w:rPr>
          <w:rFonts w:asciiTheme="minorBidi" w:hAnsiTheme="minorBidi"/>
          <w:noProof/>
          <w:sz w:val="20"/>
          <w:szCs w:val="20"/>
          <w:rtl/>
        </w:rPr>
        <w:t>‏5</w:t>
      </w:r>
      <w:r w:rsidR="00107F8D" w:rsidRPr="00C51D9C">
        <w:rPr>
          <w:rFonts w:asciiTheme="minorBidi" w:hAnsiTheme="minorBidi"/>
          <w:sz w:val="20"/>
          <w:szCs w:val="20"/>
          <w:rtl/>
        </w:rPr>
        <w:t>.</w:t>
      </w:r>
      <w:r w:rsidR="00107F8D" w:rsidRPr="00C51D9C">
        <w:rPr>
          <w:rFonts w:asciiTheme="minorBidi" w:hAnsiTheme="minorBidi"/>
          <w:noProof/>
          <w:sz w:val="20"/>
          <w:szCs w:val="20"/>
          <w:rtl/>
        </w:rPr>
        <w:t>3</w:t>
      </w:r>
      <w:r w:rsidR="00107F8D" w:rsidRPr="00C51D9C">
        <w:rPr>
          <w:rFonts w:asciiTheme="minorBidi" w:hAnsiTheme="minorBidi"/>
          <w:sz w:val="20"/>
          <w:szCs w:val="20"/>
          <w:rtl/>
        </w:rPr>
        <w:fldChar w:fldCharType="end"/>
      </w:r>
      <w:r w:rsidR="00107F8D" w:rsidRPr="00C51D9C">
        <w:rPr>
          <w:rFonts w:asciiTheme="minorBidi" w:hAnsiTheme="minorBidi"/>
          <w:sz w:val="20"/>
          <w:szCs w:val="20"/>
          <w:rtl/>
        </w:rPr>
        <w:t>, ניתן לראות כי אכן ישנו שיפור בכל הפרמטרים כאשר</w:t>
      </w:r>
      <w:r w:rsidR="00372883" w:rsidRPr="00C51D9C">
        <w:rPr>
          <w:rFonts w:asciiTheme="minorBidi" w:hAnsiTheme="minorBidi"/>
          <w:sz w:val="20"/>
          <w:szCs w:val="20"/>
          <w:rtl/>
        </w:rPr>
        <w:t xml:space="preserve"> מעלים את מספר הרספונדרים. יש לציין כי הוספה של פי 4 רספונדרים</w:t>
      </w:r>
      <w:r w:rsidR="005B2860" w:rsidRPr="00C51D9C">
        <w:rPr>
          <w:rFonts w:asciiTheme="minorBidi" w:hAnsiTheme="minorBidi"/>
          <w:sz w:val="20"/>
          <w:szCs w:val="20"/>
          <w:rtl/>
        </w:rPr>
        <w:t>, מ-5 ל-20,</w:t>
      </w:r>
      <w:r w:rsidR="008B3FB5" w:rsidRPr="00C51D9C">
        <w:rPr>
          <w:rFonts w:asciiTheme="minorBidi" w:hAnsiTheme="minorBidi"/>
          <w:sz w:val="20"/>
          <w:szCs w:val="20"/>
          <w:rtl/>
        </w:rPr>
        <w:t xml:space="preserve"> הובילה להורדה של החציון בכחצי</w:t>
      </w:r>
      <w:r w:rsidR="00F65796" w:rsidRPr="00C51D9C">
        <w:rPr>
          <w:rFonts w:asciiTheme="minorBidi" w:hAnsiTheme="minorBidi"/>
          <w:sz w:val="20"/>
          <w:szCs w:val="20"/>
          <w:rtl/>
        </w:rPr>
        <w:t>, ואת הממוצע הוריד אף יותר.</w:t>
      </w:r>
    </w:p>
    <w:p w14:paraId="6D82414A" w14:textId="77777777" w:rsidR="009E5B34" w:rsidRDefault="009E5B34" w:rsidP="00614A8B">
      <w:pPr>
        <w:rPr>
          <w:sz w:val="20"/>
          <w:szCs w:val="20"/>
        </w:rPr>
      </w:pPr>
    </w:p>
    <w:p w14:paraId="390FAD1E" w14:textId="77777777" w:rsidR="00BF0E9E" w:rsidRDefault="00BF0E9E" w:rsidP="00BF0E9E">
      <w:pPr>
        <w:rPr>
          <w:rFonts w:eastAsiaTheme="minorEastAsia"/>
          <w:sz w:val="20"/>
          <w:szCs w:val="20"/>
          <w:rtl/>
        </w:rPr>
      </w:pPr>
      <w:r>
        <w:rPr>
          <w:rFonts w:eastAsiaTheme="minorEastAsia" w:hint="cs"/>
          <w:sz w:val="20"/>
          <w:szCs w:val="20"/>
          <w:rtl/>
        </w:rPr>
        <w:t xml:space="preserve">לבסוף כדי לאמוד את ביצועי האלגוריתם, ביצענו </w:t>
      </w:r>
      <w:r w:rsidR="008D31CD">
        <w:rPr>
          <w:rFonts w:eastAsiaTheme="minorEastAsia" w:hint="cs"/>
          <w:sz w:val="20"/>
          <w:szCs w:val="20"/>
          <w:rtl/>
        </w:rPr>
        <w:t>200</w:t>
      </w:r>
      <w:r>
        <w:rPr>
          <w:rFonts w:eastAsiaTheme="minorEastAsia" w:hint="cs"/>
          <w:sz w:val="20"/>
          <w:szCs w:val="20"/>
          <w:rtl/>
        </w:rPr>
        <w:t xml:space="preserve"> סימולציות בעלי הפרמטרים אשר מצאנו עבור האלגוריתם, כאשר ישנם 5 רספונדרים, ובנינו </w:t>
      </w:r>
      <w:r>
        <w:rPr>
          <w:rFonts w:eastAsiaTheme="minorEastAsia"/>
          <w:sz w:val="20"/>
          <w:szCs w:val="20"/>
        </w:rPr>
        <w:t>CDF</w:t>
      </w:r>
      <w:r>
        <w:rPr>
          <w:rFonts w:eastAsiaTheme="minorEastAsia" w:hint="cs"/>
          <w:sz w:val="20"/>
          <w:szCs w:val="20"/>
          <w:rtl/>
        </w:rPr>
        <w:t xml:space="preserve"> משוער:</w:t>
      </w:r>
    </w:p>
    <w:p w14:paraId="29713C14" w14:textId="77777777" w:rsidR="00194D23" w:rsidRDefault="00B310B8" w:rsidP="00194D23">
      <w:pPr>
        <w:keepNext/>
        <w:jc w:val="center"/>
      </w:pPr>
      <w:r>
        <w:rPr>
          <w:noProof/>
          <w:sz w:val="20"/>
          <w:szCs w:val="20"/>
        </w:rPr>
        <w:drawing>
          <wp:inline distT="0" distB="0" distL="0" distR="0" wp14:anchorId="472A7545" wp14:editId="42E1B98C">
            <wp:extent cx="3695411" cy="2786592"/>
            <wp:effectExtent l="0" t="0" r="635" b="0"/>
            <wp:docPr id="11" name="Picture 11" descr="C:\Users\Gal\AppData\Local\Microsoft\Windows\INetCache\Content.Word\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l\AppData\Local\Microsoft\Windows\INetCache\Content.Word\cd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9528" cy="2797237"/>
                    </a:xfrm>
                    <a:prstGeom prst="rect">
                      <a:avLst/>
                    </a:prstGeom>
                    <a:noFill/>
                    <a:ln>
                      <a:noFill/>
                    </a:ln>
                  </pic:spPr>
                </pic:pic>
              </a:graphicData>
            </a:graphic>
          </wp:inline>
        </w:drawing>
      </w:r>
    </w:p>
    <w:p w14:paraId="781A9F7B" w14:textId="08E9ABC4" w:rsidR="00194D23" w:rsidRDefault="00194D23" w:rsidP="00194D23">
      <w:pPr>
        <w:pStyle w:val="ab"/>
        <w:jc w:val="center"/>
        <w:rPr>
          <w:noProof/>
          <w:rtl/>
        </w:rPr>
      </w:pPr>
      <w:bookmarkStart w:id="91" w:name="_Ref484783035"/>
      <w:bookmarkStart w:id="92" w:name="_Toc484783673"/>
      <w:r>
        <w:rPr>
          <w:rFonts w:hint="cs"/>
          <w:rtl/>
        </w:rPr>
        <w:t>איור</w:t>
      </w:r>
      <w:r>
        <w:rPr>
          <w:rtl/>
        </w:rPr>
        <w:t xml:space="preserve">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6</w:t>
        </w:r>
      </w:fldSimple>
      <w:bookmarkEnd w:id="91"/>
      <w:r>
        <w:rPr>
          <w:noProof/>
          <w:rtl/>
        </w:rPr>
        <w:t xml:space="preserve"> </w:t>
      </w:r>
      <w:r>
        <w:rPr>
          <w:rFonts w:hint="cs"/>
          <w:noProof/>
        </w:rPr>
        <w:t>CDF</w:t>
      </w:r>
      <w:r>
        <w:rPr>
          <w:rFonts w:hint="cs"/>
          <w:noProof/>
          <w:rtl/>
        </w:rPr>
        <w:t xml:space="preserve"> משוער</w:t>
      </w:r>
      <w:bookmarkEnd w:id="92"/>
    </w:p>
    <w:p w14:paraId="3065382E" w14:textId="77777777" w:rsidR="008115A5" w:rsidRPr="001A2CB2" w:rsidRDefault="00194D23" w:rsidP="008115A5">
      <w:pPr>
        <w:rPr>
          <w:rFonts w:asciiTheme="minorBidi" w:hAnsiTheme="minorBidi"/>
          <w:sz w:val="20"/>
          <w:szCs w:val="20"/>
          <w:rtl/>
        </w:rPr>
      </w:pPr>
      <w:r w:rsidRPr="00280C16">
        <w:rPr>
          <w:rFonts w:asciiTheme="minorBidi" w:hAnsiTheme="minorBidi"/>
          <w:sz w:val="20"/>
          <w:szCs w:val="20"/>
          <w:rtl/>
        </w:rPr>
        <w:t>ב</w:t>
      </w:r>
      <w:r w:rsidRPr="00280C16">
        <w:rPr>
          <w:rFonts w:asciiTheme="minorBidi" w:hAnsiTheme="minorBidi"/>
          <w:sz w:val="20"/>
          <w:szCs w:val="20"/>
          <w:rtl/>
        </w:rPr>
        <w:fldChar w:fldCharType="begin"/>
      </w:r>
      <w:r w:rsidRPr="00280C16">
        <w:rPr>
          <w:rFonts w:asciiTheme="minorBidi" w:hAnsiTheme="minorBidi"/>
          <w:sz w:val="20"/>
          <w:szCs w:val="20"/>
          <w:rtl/>
        </w:rPr>
        <w:instrText xml:space="preserve"> </w:instrText>
      </w:r>
      <w:r w:rsidRPr="00280C16">
        <w:rPr>
          <w:rFonts w:asciiTheme="minorBidi" w:hAnsiTheme="minorBidi"/>
          <w:sz w:val="20"/>
          <w:szCs w:val="20"/>
        </w:rPr>
        <w:instrText>REF</w:instrText>
      </w:r>
      <w:r w:rsidRPr="00280C16">
        <w:rPr>
          <w:rFonts w:asciiTheme="minorBidi" w:hAnsiTheme="minorBidi"/>
          <w:sz w:val="20"/>
          <w:szCs w:val="20"/>
          <w:rtl/>
        </w:rPr>
        <w:instrText xml:space="preserve"> _</w:instrText>
      </w:r>
      <w:r w:rsidRPr="00280C16">
        <w:rPr>
          <w:rFonts w:asciiTheme="minorBidi" w:hAnsiTheme="minorBidi"/>
          <w:sz w:val="20"/>
          <w:szCs w:val="20"/>
        </w:rPr>
        <w:instrText>Ref484783035 \h</w:instrText>
      </w:r>
      <w:r w:rsidRPr="00280C16">
        <w:rPr>
          <w:rFonts w:asciiTheme="minorBidi" w:hAnsiTheme="minorBidi"/>
          <w:sz w:val="20"/>
          <w:szCs w:val="20"/>
          <w:rtl/>
        </w:rPr>
        <w:instrText xml:space="preserve"> </w:instrText>
      </w:r>
      <w:r w:rsidR="001A2CB2" w:rsidRPr="00280C16">
        <w:rPr>
          <w:rFonts w:asciiTheme="minorBidi" w:hAnsiTheme="minorBidi"/>
          <w:sz w:val="20"/>
          <w:szCs w:val="20"/>
          <w:rtl/>
        </w:rPr>
        <w:instrText xml:space="preserve"> \* </w:instrText>
      </w:r>
      <w:r w:rsidR="001A2CB2" w:rsidRPr="00280C16">
        <w:rPr>
          <w:rFonts w:asciiTheme="minorBidi" w:hAnsiTheme="minorBidi"/>
          <w:sz w:val="20"/>
          <w:szCs w:val="20"/>
        </w:rPr>
        <w:instrText>MERGEFORMAT</w:instrText>
      </w:r>
      <w:r w:rsidR="001A2CB2" w:rsidRPr="00280C16">
        <w:rPr>
          <w:rFonts w:asciiTheme="minorBidi" w:hAnsiTheme="minorBidi"/>
          <w:sz w:val="20"/>
          <w:szCs w:val="20"/>
          <w:rtl/>
        </w:rPr>
        <w:instrText xml:space="preserve"> </w:instrText>
      </w:r>
      <w:r w:rsidRPr="00280C16">
        <w:rPr>
          <w:rFonts w:asciiTheme="minorBidi" w:hAnsiTheme="minorBidi"/>
          <w:sz w:val="20"/>
          <w:szCs w:val="20"/>
          <w:rtl/>
        </w:rPr>
      </w:r>
      <w:r w:rsidRPr="00280C16">
        <w:rPr>
          <w:rFonts w:asciiTheme="minorBidi" w:hAnsiTheme="minorBidi"/>
          <w:sz w:val="20"/>
          <w:szCs w:val="20"/>
          <w:rtl/>
        </w:rPr>
        <w:fldChar w:fldCharType="separate"/>
      </w:r>
      <w:r w:rsidR="008A6FA4" w:rsidRPr="008A6FA4">
        <w:rPr>
          <w:rFonts w:asciiTheme="minorBidi" w:hAnsiTheme="minorBidi" w:hint="cs"/>
          <w:sz w:val="20"/>
          <w:szCs w:val="20"/>
          <w:rtl/>
        </w:rPr>
        <w:t>איור</w:t>
      </w:r>
      <w:r w:rsidR="008A6FA4" w:rsidRPr="008A6FA4">
        <w:rPr>
          <w:rFonts w:asciiTheme="minorBidi" w:hAnsiTheme="minorBidi"/>
          <w:sz w:val="20"/>
          <w:szCs w:val="20"/>
          <w:rtl/>
        </w:rPr>
        <w:t xml:space="preserve"> </w:t>
      </w:r>
      <w:r w:rsidR="008A6FA4" w:rsidRPr="008A6FA4">
        <w:rPr>
          <w:rFonts w:asciiTheme="minorBidi" w:hAnsiTheme="minorBidi"/>
          <w:noProof/>
          <w:sz w:val="20"/>
          <w:szCs w:val="20"/>
          <w:rtl/>
        </w:rPr>
        <w:t>‏5.6</w:t>
      </w:r>
      <w:r w:rsidRPr="00280C16">
        <w:rPr>
          <w:rFonts w:asciiTheme="minorBidi" w:hAnsiTheme="minorBidi"/>
          <w:sz w:val="20"/>
          <w:szCs w:val="20"/>
          <w:rtl/>
        </w:rPr>
        <w:fldChar w:fldCharType="end"/>
      </w:r>
      <w:r w:rsidRPr="00280C16">
        <w:rPr>
          <w:rFonts w:asciiTheme="minorBidi" w:hAnsiTheme="minorBidi"/>
          <w:sz w:val="20"/>
          <w:szCs w:val="20"/>
          <w:rtl/>
        </w:rPr>
        <w:t xml:space="preserve"> ניתן ה-</w:t>
      </w:r>
      <w:r w:rsidRPr="00280C16">
        <w:rPr>
          <w:rFonts w:asciiTheme="minorBidi" w:hAnsiTheme="minorBidi"/>
          <w:sz w:val="20"/>
          <w:szCs w:val="20"/>
        </w:rPr>
        <w:t>CDF</w:t>
      </w:r>
      <w:r w:rsidR="008A6FA4">
        <w:rPr>
          <w:rFonts w:asciiTheme="minorBidi" w:hAnsiTheme="minorBidi"/>
          <w:sz w:val="20"/>
          <w:szCs w:val="20"/>
          <w:rtl/>
        </w:rPr>
        <w:t xml:space="preserve"> ה</w:t>
      </w:r>
      <w:r w:rsidR="008A6FA4">
        <w:rPr>
          <w:rFonts w:asciiTheme="minorBidi" w:hAnsiTheme="minorBidi" w:hint="cs"/>
          <w:sz w:val="20"/>
          <w:szCs w:val="20"/>
          <w:rtl/>
        </w:rPr>
        <w:t>אמפירי מתוך הסימולציות. נקודת הסטיית תקן אחת (כ-68%) היא כ3.136 מטרים- תוצאה טובה, ונקודת 2 סטיות התקן (כ-</w:t>
      </w:r>
      <w:r w:rsidR="008A6FA4">
        <w:rPr>
          <w:rFonts w:asciiTheme="minorBidi" w:hAnsiTheme="minorBidi"/>
          <w:sz w:val="20"/>
          <w:szCs w:val="20"/>
        </w:rPr>
        <w:t>95%</w:t>
      </w:r>
      <w:r w:rsidR="008A6FA4">
        <w:rPr>
          <w:rFonts w:asciiTheme="minorBidi" w:hAnsiTheme="minorBidi" w:hint="cs"/>
          <w:sz w:val="20"/>
          <w:szCs w:val="20"/>
          <w:rtl/>
        </w:rPr>
        <w:t>) היא כ-21.1259 מטרים, ערך גבוה.</w:t>
      </w:r>
    </w:p>
    <w:p w14:paraId="36291859" w14:textId="77777777" w:rsidR="00F220C9" w:rsidRDefault="00F220C9" w:rsidP="00E654FA">
      <w:pPr>
        <w:pStyle w:val="2"/>
        <w:rPr>
          <w:rtl/>
        </w:rPr>
      </w:pPr>
      <w:bookmarkStart w:id="93" w:name="_Toc485141352"/>
      <w:bookmarkEnd w:id="1"/>
      <w:r w:rsidRPr="00FA6CEC">
        <w:rPr>
          <w:rtl/>
        </w:rPr>
        <w:t xml:space="preserve">השוואות בין תוצאות הסימולציה </w:t>
      </w:r>
      <w:bookmarkEnd w:id="87"/>
      <w:bookmarkEnd w:id="88"/>
      <w:r>
        <w:rPr>
          <w:rFonts w:hint="cs"/>
          <w:rtl/>
        </w:rPr>
        <w:t>לנתוני אמת</w:t>
      </w:r>
      <w:bookmarkEnd w:id="89"/>
      <w:bookmarkEnd w:id="90"/>
      <w:bookmarkEnd w:id="93"/>
    </w:p>
    <w:p w14:paraId="6197EDCA" w14:textId="77777777" w:rsidR="00D6283B" w:rsidRDefault="00D6283B" w:rsidP="00D6283B">
      <w:pPr>
        <w:pStyle w:val="3"/>
        <w:rPr>
          <w:rtl/>
        </w:rPr>
      </w:pPr>
      <w:r>
        <w:rPr>
          <w:rFonts w:hint="cs"/>
          <w:rtl/>
        </w:rPr>
        <w:t>אינטל</w:t>
      </w:r>
    </w:p>
    <w:p w14:paraId="1C8A47F6" w14:textId="77777777" w:rsidR="008115A5" w:rsidRPr="008115A5" w:rsidRDefault="008115A5" w:rsidP="008115A5">
      <w:pPr>
        <w:rPr>
          <w:rtl/>
        </w:rPr>
      </w:pPr>
      <w:r>
        <w:rPr>
          <w:rFonts w:hint="cs"/>
          <w:rtl/>
        </w:rPr>
        <w:t xml:space="preserve">כפי שתואר בחלק 3, קיבלנו 2 סטים של מידע מחברת אינטל אשר נמדדו במשרדי אינטל בפתח תקווה. הסט הראשון, </w:t>
      </w:r>
      <w:r>
        <w:t>NLOS</w:t>
      </w:r>
      <w:r>
        <w:rPr>
          <w:rFonts w:hint="cs"/>
          <w:rtl/>
        </w:rPr>
        <w:t xml:space="preserve">, בוצע כאשר לא היה קו ראייה בין המשתמש המודד לרספונדרים, ובסט השני, </w:t>
      </w:r>
      <w:r>
        <w:rPr>
          <w:rFonts w:hint="cs"/>
        </w:rPr>
        <w:t>LOS</w:t>
      </w:r>
      <w:r>
        <w:rPr>
          <w:rFonts w:hint="cs"/>
          <w:rtl/>
        </w:rPr>
        <w:t>, היה קו ראייה.</w:t>
      </w:r>
    </w:p>
    <w:p w14:paraId="7FF75938" w14:textId="77777777" w:rsidR="0004284A" w:rsidRDefault="009E5B34" w:rsidP="0004284A">
      <w:pPr>
        <w:keepNext/>
        <w:jc w:val="center"/>
      </w:pPr>
      <w:r>
        <w:rPr>
          <w:noProof/>
        </w:rPr>
        <w:lastRenderedPageBreak/>
        <w:drawing>
          <wp:inline distT="0" distB="0" distL="0" distR="0" wp14:anchorId="689815C2" wp14:editId="2D87B4E1">
            <wp:extent cx="5353050" cy="2676525"/>
            <wp:effectExtent l="0" t="0" r="0" b="9525"/>
            <wp:docPr id="10" name="Picture 10" descr="C:\Users\Gal\AppData\Local\Microsoft\Windows\INetCache\Content.Word\LOS_N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l\AppData\Local\Microsoft\Windows\INetCache\Content.Word\LOS_NLOS.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775" t="5814" r="7596" b="3489"/>
                    <a:stretch/>
                  </pic:blipFill>
                  <pic:spPr bwMode="auto">
                    <a:xfrm>
                      <a:off x="0" y="0"/>
                      <a:ext cx="5353050"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4F26A3AB" w14:textId="6FEFD92E" w:rsidR="009E5B34" w:rsidRDefault="0004284A" w:rsidP="0004284A">
      <w:pPr>
        <w:pStyle w:val="ab"/>
        <w:jc w:val="center"/>
        <w:rPr>
          <w:noProof/>
          <w:rtl/>
        </w:rPr>
      </w:pPr>
      <w:r>
        <w:rPr>
          <w:rtl/>
        </w:rPr>
        <w:t xml:space="preserve">איור </w:t>
      </w:r>
      <w:fldSimple w:instr=" STYLEREF 1 \s ">
        <w:r w:rsidR="0089429C">
          <w:rPr>
            <w:noProof/>
            <w:cs/>
          </w:rPr>
          <w:t>‎</w:t>
        </w:r>
        <w:r w:rsidR="0089429C">
          <w:rPr>
            <w:noProof/>
          </w:rPr>
          <w:t>5</w:t>
        </w:r>
      </w:fldSimple>
      <w:r w:rsidR="0089429C">
        <w:rPr>
          <w:rtl/>
        </w:rPr>
        <w:noBreakHyphen/>
      </w:r>
      <w:fldSimple w:instr=" SEQ איור \* ARABIC \s 1 ">
        <w:r w:rsidR="0089429C">
          <w:rPr>
            <w:noProof/>
            <w:rtl/>
          </w:rPr>
          <w:t>7</w:t>
        </w:r>
      </w:fldSimple>
      <w:r>
        <w:rPr>
          <w:noProof/>
          <w:rtl/>
        </w:rPr>
        <w:t xml:space="preserve"> </w:t>
      </w:r>
      <w:r>
        <w:rPr>
          <w:rFonts w:hint="cs"/>
          <w:noProof/>
          <w:rtl/>
        </w:rPr>
        <w:t xml:space="preserve">השוואת תוצאות אמת </w:t>
      </w:r>
      <w:r w:rsidR="0049127C">
        <w:rPr>
          <w:noProof/>
          <w:rtl/>
        </w:rPr>
        <w:t>–</w:t>
      </w:r>
      <w:r>
        <w:rPr>
          <w:rFonts w:hint="cs"/>
          <w:noProof/>
          <w:rtl/>
        </w:rPr>
        <w:t xml:space="preserve"> אינטל</w:t>
      </w:r>
    </w:p>
    <w:p w14:paraId="1861A75F" w14:textId="77777777" w:rsidR="0049127C" w:rsidRPr="0049127C" w:rsidRDefault="0049127C" w:rsidP="0049127C">
      <w:pPr>
        <w:rPr>
          <w:rtl/>
        </w:rPr>
      </w:pPr>
      <w:r>
        <w:rPr>
          <w:rFonts w:hint="cs"/>
          <w:rtl/>
        </w:rPr>
        <w:t>כפי שניתן לראות, כל הרספונדרים בבניין נמצאו עם שגיאה קטנה יחסית.</w:t>
      </w:r>
      <w:r w:rsidR="00F02991">
        <w:rPr>
          <w:rFonts w:hint="cs"/>
          <w:rtl/>
        </w:rPr>
        <w:t xml:space="preserve"> כמצופה, ברוב המקרים התוצאה ב-</w:t>
      </w:r>
      <w:r w:rsidR="00F02991">
        <w:t>NLOS</w:t>
      </w:r>
      <w:r w:rsidR="00F02991">
        <w:rPr>
          <w:rFonts w:hint="cs"/>
          <w:rtl/>
        </w:rPr>
        <w:t xml:space="preserve"> מעט פחות טובה מהתוצאה ב-</w:t>
      </w:r>
      <w:r w:rsidR="00F02991">
        <w:t>LOS</w:t>
      </w:r>
      <w:r w:rsidR="00F02991">
        <w:rPr>
          <w:rFonts w:hint="cs"/>
          <w:rtl/>
        </w:rPr>
        <w:t>, שכן השגיאות גדולות יותר בסט זה.</w:t>
      </w:r>
    </w:p>
    <w:p w14:paraId="755EAF97" w14:textId="77777777" w:rsidR="0004284A" w:rsidRPr="009E5B34" w:rsidRDefault="0004284A" w:rsidP="0004284A">
      <w:pPr>
        <w:rPr>
          <w:rtl/>
        </w:rPr>
      </w:pPr>
    </w:p>
    <w:p w14:paraId="4C832A04" w14:textId="77777777" w:rsidR="008B7439" w:rsidRPr="00945F31" w:rsidRDefault="00D6283B" w:rsidP="00D6283B">
      <w:pPr>
        <w:pStyle w:val="3"/>
        <w:rPr>
          <w:rtl/>
        </w:rPr>
      </w:pPr>
      <w:r>
        <w:rPr>
          <w:rFonts w:hint="cs"/>
          <w:rtl/>
        </w:rPr>
        <w:t xml:space="preserve">בניין </w:t>
      </w:r>
      <w:r w:rsidR="00703D3A">
        <w:rPr>
          <w:rFonts w:hint="cs"/>
          <w:rtl/>
        </w:rPr>
        <w:t>כיתות</w:t>
      </w:r>
    </w:p>
    <w:p w14:paraId="5EEFC686" w14:textId="77777777" w:rsidR="00074AC4" w:rsidRDefault="005E0E72" w:rsidP="00074AC4">
      <w:pPr>
        <w:pStyle w:val="1"/>
        <w:rPr>
          <w:rtl/>
        </w:rPr>
      </w:pPr>
      <w:bookmarkStart w:id="94" w:name="_Ref43639070"/>
      <w:bookmarkStart w:id="95" w:name="_Toc312310387"/>
      <w:bookmarkStart w:id="96" w:name="_Toc484705480"/>
      <w:bookmarkStart w:id="97" w:name="_Toc484705760"/>
      <w:bookmarkStart w:id="98" w:name="_Toc485141353"/>
      <w:r w:rsidRPr="00FA6CEC">
        <w:rPr>
          <w:rtl/>
        </w:rPr>
        <w:t>סיכום</w:t>
      </w:r>
      <w:r>
        <w:rPr>
          <w:rFonts w:hint="cs"/>
          <w:rtl/>
        </w:rPr>
        <w:t xml:space="preserve">, </w:t>
      </w:r>
      <w:r w:rsidRPr="00FA6CEC">
        <w:rPr>
          <w:rtl/>
        </w:rPr>
        <w:t>מסקנות</w:t>
      </w:r>
      <w:bookmarkEnd w:id="94"/>
      <w:bookmarkEnd w:id="95"/>
      <w:r>
        <w:rPr>
          <w:rFonts w:hint="cs"/>
          <w:rtl/>
        </w:rPr>
        <w:t xml:space="preserve"> והצעות להמשך</w:t>
      </w:r>
      <w:bookmarkStart w:id="99" w:name="_Ref43639086"/>
      <w:bookmarkStart w:id="100" w:name="_Toc312310388"/>
      <w:bookmarkEnd w:id="96"/>
      <w:bookmarkEnd w:id="97"/>
      <w:bookmarkEnd w:id="98"/>
    </w:p>
    <w:p w14:paraId="2F9FF22D" w14:textId="77777777" w:rsidR="00074AC4" w:rsidRPr="00074AC4" w:rsidRDefault="00074AC4" w:rsidP="00074AC4">
      <w:pPr>
        <w:rPr>
          <w:sz w:val="20"/>
          <w:szCs w:val="20"/>
          <w:rtl/>
        </w:rPr>
      </w:pPr>
    </w:p>
    <w:p w14:paraId="261A669D" w14:textId="77777777" w:rsidR="004447DD" w:rsidRPr="000D71BB" w:rsidRDefault="004447DD" w:rsidP="000D71BB">
      <w:pPr>
        <w:jc w:val="both"/>
        <w:rPr>
          <w:rFonts w:ascii="Arial" w:eastAsia="Times New Roman" w:hAnsi="Arial" w:cs="Arial"/>
          <w:b/>
          <w:bCs/>
          <w:kern w:val="28"/>
          <w:sz w:val="32"/>
          <w:szCs w:val="32"/>
        </w:rPr>
      </w:pPr>
      <w:r>
        <w:rPr>
          <w:rtl/>
        </w:rPr>
        <w:br w:type="page"/>
      </w:r>
    </w:p>
    <w:p w14:paraId="5DDF6CB3" w14:textId="77777777" w:rsidR="005E0E72" w:rsidRPr="00FA6CEC" w:rsidRDefault="005E0E72" w:rsidP="005E0E72">
      <w:pPr>
        <w:pStyle w:val="a7"/>
        <w:spacing w:after="120"/>
        <w:jc w:val="both"/>
      </w:pPr>
      <w:bookmarkStart w:id="101" w:name="_Toc484705483"/>
      <w:bookmarkStart w:id="102" w:name="_Toc484705763"/>
      <w:bookmarkStart w:id="103" w:name="_Toc485141354"/>
      <w:r w:rsidRPr="00FA6CEC">
        <w:rPr>
          <w:rtl/>
        </w:rPr>
        <w:lastRenderedPageBreak/>
        <w:t>מקורות</w:t>
      </w:r>
      <w:bookmarkEnd w:id="99"/>
      <w:bookmarkEnd w:id="100"/>
      <w:bookmarkEnd w:id="101"/>
      <w:bookmarkEnd w:id="102"/>
      <w:bookmarkEnd w:id="103"/>
    </w:p>
    <w:p w14:paraId="132D0D34" w14:textId="77777777" w:rsidR="00876B60" w:rsidRDefault="00F27A8F" w:rsidP="00876B60">
      <w:pPr>
        <w:pStyle w:val="af1"/>
        <w:rPr>
          <w:noProof/>
          <w:sz w:val="24"/>
          <w:szCs w:val="24"/>
        </w:rPr>
      </w:pPr>
      <w:r>
        <w:rPr>
          <w:rtl/>
        </w:rPr>
        <w:fldChar w:fldCharType="begin"/>
      </w:r>
      <w:r>
        <w:instrText xml:space="preserve"> BIBLIOGRAPHY  \l 1033 </w:instrText>
      </w:r>
      <w:r>
        <w:rPr>
          <w:rtl/>
        </w:rPr>
        <w:fldChar w:fldCharType="separate"/>
      </w:r>
      <w:r w:rsidR="00876B60">
        <w:rPr>
          <w:noProof/>
        </w:rPr>
        <w:t xml:space="preserve">Anon., n.d. [Online] </w:t>
      </w:r>
      <w:r w:rsidR="00876B60">
        <w:rPr>
          <w:noProof/>
        </w:rPr>
        <w:br/>
        <w:t xml:space="preserve">Available at: </w:t>
      </w:r>
      <w:r w:rsidR="00876B60">
        <w:rPr>
          <w:noProof/>
          <w:u w:val="single"/>
        </w:rPr>
        <w:t>https://docs.scipy.org/doc/numpy/reference/generated/numpy.linalg.lstsq.html</w:t>
      </w:r>
    </w:p>
    <w:p w14:paraId="426033EB" w14:textId="77777777" w:rsidR="00876B60" w:rsidRDefault="00876B60" w:rsidP="00876B60">
      <w:pPr>
        <w:pStyle w:val="af1"/>
        <w:rPr>
          <w:noProof/>
        </w:rPr>
      </w:pPr>
      <w:r>
        <w:rPr>
          <w:noProof/>
        </w:rPr>
        <w:t xml:space="preserve">Anon., n.d. [Online] </w:t>
      </w:r>
      <w:r>
        <w:rPr>
          <w:noProof/>
        </w:rPr>
        <w:br/>
        <w:t xml:space="preserve">Available at: </w:t>
      </w:r>
      <w:r>
        <w:rPr>
          <w:noProof/>
          <w:u w:val="single"/>
        </w:rPr>
        <w:t>https://docs.scipy.org/doc/scipy-0.19.0/reference/generated/scipy.linalg.svd.html</w:t>
      </w:r>
    </w:p>
    <w:p w14:paraId="7FB4A8C4" w14:textId="77777777" w:rsidR="00876B60" w:rsidRDefault="00876B60" w:rsidP="00876B60">
      <w:pPr>
        <w:pStyle w:val="af1"/>
        <w:rPr>
          <w:noProof/>
        </w:rPr>
      </w:pPr>
      <w:r>
        <w:rPr>
          <w:noProof/>
        </w:rPr>
        <w:t xml:space="preserve">Hereman, W. &amp; Murphy, W. S., 1995. Determination of a Position in Three Dimentions Using Trilateration and Approximate Distances. </w:t>
      </w:r>
      <w:r>
        <w:rPr>
          <w:i/>
          <w:iCs/>
          <w:noProof/>
        </w:rPr>
        <w:t>Decision Sciences.</w:t>
      </w:r>
    </w:p>
    <w:p w14:paraId="50BB64B5" w14:textId="77777777" w:rsidR="00876B60" w:rsidRDefault="00876B60" w:rsidP="00876B60">
      <w:pPr>
        <w:pStyle w:val="af1"/>
        <w:rPr>
          <w:noProof/>
        </w:rPr>
      </w:pPr>
      <w:r>
        <w:rPr>
          <w:noProof/>
        </w:rPr>
        <w:t xml:space="preserve">Strang, G., 2006. </w:t>
      </w:r>
      <w:r>
        <w:rPr>
          <w:i/>
          <w:iCs/>
          <w:noProof/>
        </w:rPr>
        <w:t xml:space="preserve">Linear Algebra and Its Applications. </w:t>
      </w:r>
      <w:r>
        <w:rPr>
          <w:noProof/>
        </w:rPr>
        <w:t>s.l.:Cengage Learning.</w:t>
      </w:r>
    </w:p>
    <w:p w14:paraId="20B7DE6E" w14:textId="77777777" w:rsidR="007D199E" w:rsidRPr="005E0E72" w:rsidRDefault="00F27A8F" w:rsidP="00876B60">
      <w:r>
        <w:rPr>
          <w:rtl/>
        </w:rPr>
        <w:fldChar w:fldCharType="end"/>
      </w:r>
      <w:bookmarkEnd w:id="14"/>
    </w:p>
    <w:sectPr w:rsidR="007D199E" w:rsidRPr="005E0E72" w:rsidSect="00DE16E9">
      <w:headerReference w:type="default" r:id="rId44"/>
      <w:footerReference w:type="default" r:id="rId45"/>
      <w:pgSz w:w="11906" w:h="16838"/>
      <w:pgMar w:top="1440" w:right="1800" w:bottom="1440" w:left="1800" w:header="720" w:footer="720" w:gutter="0"/>
      <w:cols w:space="720"/>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TOMER AMINOF" w:date="2017-06-16T16:57:00Z" w:initials="TA">
    <w:p w14:paraId="3C3E6BC9" w14:textId="14449397" w:rsidR="00526DF8" w:rsidRDefault="00526DF8" w:rsidP="00B1191F">
      <w:pPr>
        <w:pStyle w:val="af4"/>
      </w:pPr>
      <w:r>
        <w:rPr>
          <w:rStyle w:val="af3"/>
        </w:rPr>
        <w:annotationRef/>
      </w:r>
      <w:r>
        <w:rPr>
          <w:rFonts w:hint="cs"/>
          <w:rtl/>
        </w:rPr>
        <w:t>אולי צריך להוסיף עוד קצת פירוט גם על הסביבית שגיאות וכו, למרות שצריך פה רק תקציר מה בגדול עושה הפרויקט</w:t>
      </w:r>
    </w:p>
  </w:comment>
  <w:comment w:id="19" w:author="TOMER AMINOF" w:date="2017-06-16T16:58:00Z" w:initials="TA">
    <w:p w14:paraId="7B69F48D" w14:textId="30B84423" w:rsidR="00526DF8" w:rsidRDefault="00526DF8" w:rsidP="00233DA7">
      <w:pPr>
        <w:pStyle w:val="af4"/>
        <w:rPr>
          <w:rtl/>
        </w:rPr>
      </w:pPr>
      <w:r>
        <w:rPr>
          <w:rStyle w:val="af3"/>
        </w:rPr>
        <w:annotationRef/>
      </w:r>
      <w:r>
        <w:rPr>
          <w:rFonts w:hint="cs"/>
          <w:rtl/>
        </w:rPr>
        <w:t>הדיאגרמה נוצרה בקובץ וורד אחר (</w:t>
      </w:r>
      <w:r>
        <w:t>project_diagram</w:t>
      </w:r>
      <w:r>
        <w:rPr>
          <w:rFonts w:hint="cs"/>
          <w:rtl/>
        </w:rPr>
        <w:t>) אולי צריך את "תוכנת הפרויקט"</w:t>
      </w:r>
      <w:r>
        <w:t xml:space="preserve"> </w:t>
      </w:r>
      <w:r>
        <w:rPr>
          <w:rFonts w:hint="cs"/>
          <w:rtl/>
        </w:rPr>
        <w:t>לפרק לתתי חלקים כי הם ביקשו דיאגרמת בלוקים פה, אבל תכלס אין לנו ככ בלוקים זה פשוט כניסה לששלושת  האלגוריתמים ופלט של גרפים.</w:t>
      </w:r>
    </w:p>
  </w:comment>
  <w:comment w:id="22" w:author="TOMER AMINOF" w:date="2017-06-16T22:40:00Z" w:initials="TA">
    <w:p w14:paraId="27A51A87" w14:textId="7AF7342C" w:rsidR="00526DF8" w:rsidRDefault="00526DF8">
      <w:pPr>
        <w:pStyle w:val="af4"/>
      </w:pPr>
      <w:r>
        <w:rPr>
          <w:rStyle w:val="af3"/>
        </w:rPr>
        <w:annotationRef/>
      </w:r>
      <w:r>
        <w:rPr>
          <w:rFonts w:hint="cs"/>
          <w:rtl/>
        </w:rPr>
        <w:t>לא בטוח כמה זה נכון</w:t>
      </w:r>
    </w:p>
  </w:comment>
  <w:comment w:id="23" w:author="TOMER AMINOF" w:date="2017-06-16T18:01:00Z" w:initials="TA">
    <w:p w14:paraId="5E24B2EF" w14:textId="2FFE466C" w:rsidR="00526DF8" w:rsidRDefault="00526DF8">
      <w:pPr>
        <w:pStyle w:val="af4"/>
      </w:pPr>
      <w:r>
        <w:rPr>
          <w:rStyle w:val="af3"/>
        </w:rPr>
        <w:annotationRef/>
      </w:r>
      <w:r>
        <w:rPr>
          <w:rFonts w:hint="cs"/>
          <w:rtl/>
        </w:rPr>
        <w:t>צריך להגדיר פה נכון את המטרה כי בסוף המסקנות יצטרכו להתבסס עליה.</w:t>
      </w:r>
    </w:p>
  </w:comment>
  <w:comment w:id="30" w:author="TOMER AMINOF" w:date="2017-06-17T13:44:00Z" w:initials="TA">
    <w:p w14:paraId="6A6BEBCB" w14:textId="7BD33CF9" w:rsidR="00526DF8" w:rsidRDefault="00526DF8">
      <w:pPr>
        <w:pStyle w:val="af4"/>
        <w:rPr>
          <w:rtl/>
        </w:rPr>
      </w:pPr>
      <w:r>
        <w:rPr>
          <w:rStyle w:val="af3"/>
        </w:rPr>
        <w:annotationRef/>
      </w:r>
      <w:r>
        <w:rPr>
          <w:rFonts w:hint="cs"/>
          <w:rtl/>
        </w:rPr>
        <w:t>להעביר לביבילוגרפיה</w:t>
      </w:r>
    </w:p>
  </w:comment>
  <w:comment w:id="38" w:author="TOMER AMINOF" w:date="2017-06-19T13:42:00Z" w:initials="TA">
    <w:p w14:paraId="241C8256" w14:textId="5C418100" w:rsidR="00D375AD" w:rsidRDefault="00D375AD">
      <w:pPr>
        <w:pStyle w:val="af4"/>
      </w:pPr>
      <w:r>
        <w:rPr>
          <w:rStyle w:val="af3"/>
        </w:rPr>
        <w:annotationRef/>
      </w:r>
      <w:r>
        <w:rPr>
          <w:rFonts w:hint="cs"/>
          <w:rtl/>
        </w:rPr>
        <w:t>לבדוק</w:t>
      </w:r>
    </w:p>
  </w:comment>
  <w:comment w:id="35" w:author="TOMER AMINOF" w:date="2017-06-17T12:59:00Z" w:initials="TA">
    <w:p w14:paraId="252695E2" w14:textId="598B70F4" w:rsidR="00526DF8" w:rsidRDefault="00526DF8">
      <w:pPr>
        <w:pStyle w:val="af4"/>
      </w:pPr>
      <w:r>
        <w:rPr>
          <w:rStyle w:val="af3"/>
        </w:rPr>
        <w:annotationRef/>
      </w:r>
      <w:r>
        <w:rPr>
          <w:rFonts w:hint="cs"/>
          <w:rtl/>
        </w:rPr>
        <w:t>זה גל ורון כתבו, לא יודע אם להכניס גם אצלנו או לא</w:t>
      </w:r>
    </w:p>
  </w:comment>
  <w:comment w:id="43" w:author="TOMER AMINOF" w:date="2017-06-17T13:02:00Z" w:initials="TA">
    <w:p w14:paraId="2308A3E9" w14:textId="730A89A7" w:rsidR="00526DF8" w:rsidRDefault="00526DF8">
      <w:pPr>
        <w:pStyle w:val="af4"/>
      </w:pPr>
      <w:r>
        <w:rPr>
          <w:rStyle w:val="af3"/>
        </w:rPr>
        <w:annotationRef/>
      </w:r>
      <w:r>
        <w:rPr>
          <w:rFonts w:hint="cs"/>
          <w:rtl/>
        </w:rPr>
        <w:t>גם זה מרון וגל ולא בטוח אם צריך להרחיב ככה אצלנו</w:t>
      </w:r>
    </w:p>
  </w:comment>
  <w:comment w:id="49" w:author="TOMER AMINOF" w:date="2017-06-17T13:46:00Z" w:initials="TA">
    <w:p w14:paraId="0357DB02" w14:textId="5F09B17D" w:rsidR="00526DF8" w:rsidRDefault="00526DF8">
      <w:pPr>
        <w:pStyle w:val="af4"/>
      </w:pPr>
      <w:r>
        <w:rPr>
          <w:rStyle w:val="af3"/>
        </w:rPr>
        <w:annotationRef/>
      </w:r>
      <w:r>
        <w:rPr>
          <w:rFonts w:hint="cs"/>
          <w:rtl/>
        </w:rPr>
        <w:t>לא בטוח אם לפרט עליהם פה או ב4.2-תאור תוכנה</w:t>
      </w:r>
    </w:p>
  </w:comment>
  <w:comment w:id="53" w:author="TOMER AMINOF" w:date="2017-06-19T12:53:00Z" w:initials="TA">
    <w:p w14:paraId="5C77CA93" w14:textId="015CB900" w:rsidR="00526DF8" w:rsidRDefault="00526DF8">
      <w:pPr>
        <w:pStyle w:val="af4"/>
      </w:pPr>
      <w:r>
        <w:rPr>
          <w:rStyle w:val="af3"/>
        </w:rPr>
        <w:annotationRef/>
      </w:r>
      <w:r>
        <w:rPr>
          <w:rFonts w:hint="cs"/>
          <w:rtl/>
        </w:rPr>
        <w:t>להוסיף לינק</w:t>
      </w:r>
    </w:p>
  </w:comment>
  <w:comment w:id="54" w:author="Baruch Makro" w:date="2017-06-19T13:31:00Z" w:initials="BM">
    <w:p w14:paraId="3DCC4C76" w14:textId="5A1169E7" w:rsidR="00526DF8" w:rsidRDefault="00526DF8" w:rsidP="00526DF8">
      <w:pPr>
        <w:pStyle w:val="af4"/>
      </w:pPr>
      <w:r>
        <w:rPr>
          <w:rFonts w:hint="cs"/>
          <w:noProof/>
          <w:rtl/>
        </w:rPr>
        <w:t>לבדוק שזה נכון</w:t>
      </w:r>
      <w:r>
        <w:rPr>
          <w:rStyle w:val="af3"/>
        </w:rPr>
        <w:annotationRef/>
      </w:r>
    </w:p>
  </w:comment>
  <w:comment w:id="60" w:author="TOMER AMINOF" w:date="2017-06-19T12:49:00Z" w:initials="TA">
    <w:p w14:paraId="139D51F4" w14:textId="77777777" w:rsidR="00526DF8" w:rsidRDefault="00526DF8">
      <w:pPr>
        <w:pStyle w:val="af4"/>
        <w:rPr>
          <w:rtl/>
        </w:rPr>
      </w:pPr>
      <w:r>
        <w:rPr>
          <w:rStyle w:val="af3"/>
        </w:rPr>
        <w:annotationRef/>
      </w:r>
      <w:r>
        <w:rPr>
          <w:rFonts w:hint="cs"/>
          <w:rtl/>
        </w:rPr>
        <w:t>לא בטוח אם צריך להוסיף את זה, אולי אפשר פשוט לדלג על החלק הזה ולהגיד שקיבלנו כבר קובץ מאוחד מוכן או לא להזכיר את זה בכלל.</w:t>
      </w:r>
    </w:p>
    <w:p w14:paraId="5CF4D93C" w14:textId="18C0A4A6" w:rsidR="00526DF8" w:rsidRDefault="00526DF8">
      <w:pPr>
        <w:pStyle w:val="af4"/>
      </w:pPr>
      <w:r>
        <w:rPr>
          <w:rFonts w:hint="cs"/>
          <w:rtl/>
        </w:rPr>
        <w:t>אם מחליטים כן להזכיר לא נראה לי שצריך להראות פה מימוש..</w:t>
      </w:r>
    </w:p>
  </w:comment>
  <w:comment w:id="61" w:author="TOMER AMINOF" w:date="2017-06-19T13:08:00Z" w:initials="TA">
    <w:p w14:paraId="3BACEA87" w14:textId="31A04A60" w:rsidR="00526DF8" w:rsidRDefault="00526DF8">
      <w:pPr>
        <w:pStyle w:val="af4"/>
      </w:pPr>
      <w:r>
        <w:rPr>
          <w:rStyle w:val="af3"/>
        </w:rPr>
        <w:annotationRef/>
      </w:r>
      <w:r>
        <w:rPr>
          <w:rFonts w:hint="cs"/>
          <w:rtl/>
        </w:rPr>
        <w:t>להוסיף בסוף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3E6BC9" w15:done="0"/>
  <w15:commentEx w15:paraId="7B69F48D" w15:done="0"/>
  <w15:commentEx w15:paraId="27A51A87" w15:done="0"/>
  <w15:commentEx w15:paraId="5E24B2EF" w15:done="1"/>
  <w15:commentEx w15:paraId="6A6BEBCB" w15:done="0"/>
  <w15:commentEx w15:paraId="241C8256" w15:done="0"/>
  <w15:commentEx w15:paraId="252695E2" w15:done="0"/>
  <w15:commentEx w15:paraId="2308A3E9" w15:done="0"/>
  <w15:commentEx w15:paraId="0357DB02" w15:done="0"/>
  <w15:commentEx w15:paraId="5C77CA93" w15:done="0"/>
  <w15:commentEx w15:paraId="3DCC4C76" w15:done="0"/>
  <w15:commentEx w15:paraId="5CF4D93C" w15:done="0"/>
  <w15:commentEx w15:paraId="3BACEA87" w15:done="0"/>
</w15:commentsEx>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A82CA7" w14:textId="77777777" w:rsidR="00526DF8" w:rsidRDefault="00526DF8" w:rsidP="005E0E72">
      <w:pPr>
        <w:spacing w:after="0"/>
      </w:pPr>
      <w:r>
        <w:separator/>
      </w:r>
    </w:p>
  </w:endnote>
  <w:endnote w:type="continuationSeparator" w:id="0">
    <w:p w14:paraId="6A565F2D" w14:textId="77777777" w:rsidR="00526DF8" w:rsidRDefault="00526DF8" w:rsidP="005E0E72">
      <w:pPr>
        <w:spacing w:after="0"/>
      </w:pPr>
      <w:r>
        <w:continuationSeparator/>
      </w:r>
    </w:p>
  </w:endnote>
  <w:endnote w:type="continuationNotice" w:id="1">
    <w:p w14:paraId="01395E20" w14:textId="77777777" w:rsidR="00526DF8" w:rsidRDefault="00526DF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48E9A" w14:textId="21997411" w:rsidR="00526DF8" w:rsidRDefault="00526DF8">
    <w:pPr>
      <w:pStyle w:val="a9"/>
      <w:jc w:val="center"/>
    </w:pPr>
    <w:r>
      <w:fldChar w:fldCharType="begin"/>
    </w:r>
    <w:r>
      <w:instrText xml:space="preserve"> PAGE   \* MERGEFORMAT </w:instrText>
    </w:r>
    <w:r>
      <w:fldChar w:fldCharType="separate"/>
    </w:r>
    <w:r w:rsidR="00E55253">
      <w:rPr>
        <w:noProof/>
        <w:rtl/>
      </w:rPr>
      <w:t>7</w:t>
    </w:r>
    <w:r>
      <w:rPr>
        <w:noProof/>
      </w:rPr>
      <w:fldChar w:fldCharType="end"/>
    </w:r>
  </w:p>
  <w:p w14:paraId="1EDF7DDE" w14:textId="77777777" w:rsidR="00526DF8" w:rsidRDefault="00526DF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487E1" w14:textId="77777777" w:rsidR="00526DF8" w:rsidRDefault="00526DF8" w:rsidP="005E0E72">
      <w:pPr>
        <w:spacing w:after="0"/>
      </w:pPr>
      <w:r>
        <w:separator/>
      </w:r>
    </w:p>
  </w:footnote>
  <w:footnote w:type="continuationSeparator" w:id="0">
    <w:p w14:paraId="0208D2D0" w14:textId="77777777" w:rsidR="00526DF8" w:rsidRDefault="00526DF8" w:rsidP="005E0E72">
      <w:pPr>
        <w:spacing w:after="0"/>
      </w:pPr>
      <w:r>
        <w:continuationSeparator/>
      </w:r>
    </w:p>
  </w:footnote>
  <w:footnote w:type="continuationNotice" w:id="1">
    <w:p w14:paraId="47B30EEF" w14:textId="77777777" w:rsidR="00526DF8" w:rsidRDefault="00526DF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A57A8" w14:textId="77777777" w:rsidR="00526DF8" w:rsidRDefault="00526DF8">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2932"/>
    <w:multiLevelType w:val="hybridMultilevel"/>
    <w:tmpl w:val="77CEA686"/>
    <w:lvl w:ilvl="0" w:tplc="8C2029E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27AF8"/>
    <w:multiLevelType w:val="hybridMultilevel"/>
    <w:tmpl w:val="E8884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B1350"/>
    <w:multiLevelType w:val="hybridMultilevel"/>
    <w:tmpl w:val="13DC25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390B57"/>
    <w:multiLevelType w:val="hybridMultilevel"/>
    <w:tmpl w:val="9E58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827E5"/>
    <w:multiLevelType w:val="hybridMultilevel"/>
    <w:tmpl w:val="F758B486"/>
    <w:lvl w:ilvl="0" w:tplc="75DCE75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CFE1305"/>
    <w:multiLevelType w:val="hybridMultilevel"/>
    <w:tmpl w:val="5A947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3D6B2F"/>
    <w:multiLevelType w:val="hybridMultilevel"/>
    <w:tmpl w:val="5A947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7E2789"/>
    <w:multiLevelType w:val="hybridMultilevel"/>
    <w:tmpl w:val="9B3004CC"/>
    <w:lvl w:ilvl="0" w:tplc="60C4B3D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56A27"/>
    <w:multiLevelType w:val="hybridMultilevel"/>
    <w:tmpl w:val="441EB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4641B1"/>
    <w:multiLevelType w:val="hybridMultilevel"/>
    <w:tmpl w:val="F5C65E06"/>
    <w:lvl w:ilvl="0" w:tplc="574C801A">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562FC9"/>
    <w:multiLevelType w:val="hybridMultilevel"/>
    <w:tmpl w:val="CD42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2" w15:restartNumberingAfterBreak="0">
    <w:nsid w:val="60131528"/>
    <w:multiLevelType w:val="hybridMultilevel"/>
    <w:tmpl w:val="B7941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581070"/>
    <w:multiLevelType w:val="hybridMultilevel"/>
    <w:tmpl w:val="EE967C90"/>
    <w:lvl w:ilvl="0" w:tplc="A440C10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6A8959BD"/>
    <w:multiLevelType w:val="hybridMultilevel"/>
    <w:tmpl w:val="EA6AA038"/>
    <w:lvl w:ilvl="0" w:tplc="FF3A1BA4">
      <w:start w:val="4"/>
      <w:numFmt w:val="bullet"/>
      <w:lvlText w:val="-"/>
      <w:lvlJc w:val="left"/>
      <w:pPr>
        <w:ind w:left="936" w:hanging="360"/>
      </w:pPr>
      <w:rPr>
        <w:rFonts w:ascii="Arial" w:eastAsiaTheme="minorHAnsi" w:hAnsi="Arial" w:cs="Aria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15:restartNumberingAfterBreak="0">
    <w:nsid w:val="6E4B07B3"/>
    <w:multiLevelType w:val="hybridMultilevel"/>
    <w:tmpl w:val="8F7AC952"/>
    <w:lvl w:ilvl="0" w:tplc="96B4EA7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A27C01"/>
    <w:multiLevelType w:val="multilevel"/>
    <w:tmpl w:val="B4BC32D2"/>
    <w:lvl w:ilvl="0">
      <w:start w:val="1"/>
      <w:numFmt w:val="decimal"/>
      <w:pStyle w:val="1"/>
      <w:lvlText w:val="%1"/>
      <w:lvlJc w:val="left"/>
      <w:pPr>
        <w:ind w:left="432" w:hanging="432"/>
      </w:pPr>
    </w:lvl>
    <w:lvl w:ilvl="1">
      <w:start w:val="1"/>
      <w:numFmt w:val="decimal"/>
      <w:pStyle w:val="2"/>
      <w:lvlText w:val="%1.%2"/>
      <w:lvlJc w:val="left"/>
      <w:pPr>
        <w:ind w:left="1386" w:hanging="576"/>
      </w:pPr>
    </w:lvl>
    <w:lvl w:ilvl="2">
      <w:start w:val="1"/>
      <w:numFmt w:val="decimal"/>
      <w:pStyle w:val="3"/>
      <w:lvlText w:val="%1.%2.%3"/>
      <w:lvlJc w:val="left"/>
      <w:pPr>
        <w:ind w:left="108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72DD4EBF"/>
    <w:multiLevelType w:val="multilevel"/>
    <w:tmpl w:val="78D4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B4A2583"/>
    <w:multiLevelType w:val="hybridMultilevel"/>
    <w:tmpl w:val="74102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8"/>
  </w:num>
  <w:num w:numId="4">
    <w:abstractNumId w:val="15"/>
  </w:num>
  <w:num w:numId="5">
    <w:abstractNumId w:val="2"/>
  </w:num>
  <w:num w:numId="6">
    <w:abstractNumId w:val="6"/>
  </w:num>
  <w:num w:numId="7">
    <w:abstractNumId w:val="8"/>
  </w:num>
  <w:num w:numId="8">
    <w:abstractNumId w:val="12"/>
  </w:num>
  <w:num w:numId="9">
    <w:abstractNumId w:val="9"/>
  </w:num>
  <w:num w:numId="10">
    <w:abstractNumId w:val="5"/>
  </w:num>
  <w:num w:numId="11">
    <w:abstractNumId w:val="0"/>
  </w:num>
  <w:num w:numId="12">
    <w:abstractNumId w:val="7"/>
  </w:num>
  <w:num w:numId="13">
    <w:abstractNumId w:val="10"/>
  </w:num>
  <w:num w:numId="14">
    <w:abstractNumId w:val="19"/>
  </w:num>
  <w:num w:numId="15">
    <w:abstractNumId w:val="3"/>
  </w:num>
  <w:num w:numId="16">
    <w:abstractNumId w:val="17"/>
  </w:num>
  <w:num w:numId="17">
    <w:abstractNumId w:val="14"/>
  </w:num>
  <w:num w:numId="18">
    <w:abstractNumId w:val="1"/>
  </w:num>
  <w:num w:numId="19">
    <w:abstractNumId w:val="13"/>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OMER AMINOF">
    <w15:presenceInfo w15:providerId="Windows Live" w15:userId="43a7b18c51c514a4"/>
  </w15:person>
  <w15:person w15:author="Baruch Makro">
    <w15:presenceInfo w15:providerId="Windows Live" w15:userId="1d4b47dc913cab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E72"/>
    <w:rsid w:val="000005FA"/>
    <w:rsid w:val="00000875"/>
    <w:rsid w:val="00001E61"/>
    <w:rsid w:val="000062CD"/>
    <w:rsid w:val="00011F6E"/>
    <w:rsid w:val="00013637"/>
    <w:rsid w:val="000160CB"/>
    <w:rsid w:val="000177BE"/>
    <w:rsid w:val="00020187"/>
    <w:rsid w:val="00024412"/>
    <w:rsid w:val="00024B64"/>
    <w:rsid w:val="00026CCB"/>
    <w:rsid w:val="00026D91"/>
    <w:rsid w:val="00030B3A"/>
    <w:rsid w:val="00031432"/>
    <w:rsid w:val="00033111"/>
    <w:rsid w:val="0003388D"/>
    <w:rsid w:val="0003399A"/>
    <w:rsid w:val="00035846"/>
    <w:rsid w:val="00036912"/>
    <w:rsid w:val="00041549"/>
    <w:rsid w:val="00041BF3"/>
    <w:rsid w:val="0004284A"/>
    <w:rsid w:val="00042E61"/>
    <w:rsid w:val="00044DB7"/>
    <w:rsid w:val="00045DD2"/>
    <w:rsid w:val="00051BD1"/>
    <w:rsid w:val="00057345"/>
    <w:rsid w:val="00060484"/>
    <w:rsid w:val="000628CA"/>
    <w:rsid w:val="0006573B"/>
    <w:rsid w:val="00065AA0"/>
    <w:rsid w:val="000670A3"/>
    <w:rsid w:val="00070E6F"/>
    <w:rsid w:val="00071AB7"/>
    <w:rsid w:val="00072340"/>
    <w:rsid w:val="00074AC4"/>
    <w:rsid w:val="00074F31"/>
    <w:rsid w:val="000768F5"/>
    <w:rsid w:val="00076CAF"/>
    <w:rsid w:val="00080505"/>
    <w:rsid w:val="00086338"/>
    <w:rsid w:val="00086CB4"/>
    <w:rsid w:val="00087999"/>
    <w:rsid w:val="00091277"/>
    <w:rsid w:val="00092CEC"/>
    <w:rsid w:val="0009330B"/>
    <w:rsid w:val="0009708F"/>
    <w:rsid w:val="000A1BA5"/>
    <w:rsid w:val="000A493B"/>
    <w:rsid w:val="000A4E8E"/>
    <w:rsid w:val="000A5AFB"/>
    <w:rsid w:val="000B19DB"/>
    <w:rsid w:val="000B2081"/>
    <w:rsid w:val="000B23D5"/>
    <w:rsid w:val="000B2AF4"/>
    <w:rsid w:val="000B2EDC"/>
    <w:rsid w:val="000B4D8D"/>
    <w:rsid w:val="000B53DC"/>
    <w:rsid w:val="000B6F88"/>
    <w:rsid w:val="000C0B7F"/>
    <w:rsid w:val="000C0E0C"/>
    <w:rsid w:val="000C3000"/>
    <w:rsid w:val="000C36F3"/>
    <w:rsid w:val="000C5492"/>
    <w:rsid w:val="000C7823"/>
    <w:rsid w:val="000C79E8"/>
    <w:rsid w:val="000D067D"/>
    <w:rsid w:val="000D0E93"/>
    <w:rsid w:val="000D1DFA"/>
    <w:rsid w:val="000D1F62"/>
    <w:rsid w:val="000D264B"/>
    <w:rsid w:val="000D33F0"/>
    <w:rsid w:val="000D36C6"/>
    <w:rsid w:val="000D4D1B"/>
    <w:rsid w:val="000D5261"/>
    <w:rsid w:val="000D5E77"/>
    <w:rsid w:val="000D66CA"/>
    <w:rsid w:val="000D71BB"/>
    <w:rsid w:val="000D7DB5"/>
    <w:rsid w:val="000D7F2B"/>
    <w:rsid w:val="000E2261"/>
    <w:rsid w:val="000E2B7E"/>
    <w:rsid w:val="000E2FE8"/>
    <w:rsid w:val="000E4F66"/>
    <w:rsid w:val="000E6238"/>
    <w:rsid w:val="000F0AB3"/>
    <w:rsid w:val="000F15FF"/>
    <w:rsid w:val="000F2048"/>
    <w:rsid w:val="000F5279"/>
    <w:rsid w:val="000F5357"/>
    <w:rsid w:val="000F5626"/>
    <w:rsid w:val="000F5CFB"/>
    <w:rsid w:val="00100A3B"/>
    <w:rsid w:val="00101C62"/>
    <w:rsid w:val="00104ED1"/>
    <w:rsid w:val="001055E0"/>
    <w:rsid w:val="00107F8D"/>
    <w:rsid w:val="00110ED7"/>
    <w:rsid w:val="00111D21"/>
    <w:rsid w:val="001120DC"/>
    <w:rsid w:val="0011216B"/>
    <w:rsid w:val="00114D20"/>
    <w:rsid w:val="0011556E"/>
    <w:rsid w:val="001163BE"/>
    <w:rsid w:val="00117B01"/>
    <w:rsid w:val="001224F7"/>
    <w:rsid w:val="00122A33"/>
    <w:rsid w:val="00123351"/>
    <w:rsid w:val="00123886"/>
    <w:rsid w:val="001243D8"/>
    <w:rsid w:val="001245CE"/>
    <w:rsid w:val="00126774"/>
    <w:rsid w:val="001274FA"/>
    <w:rsid w:val="001328B2"/>
    <w:rsid w:val="00133D53"/>
    <w:rsid w:val="0013476D"/>
    <w:rsid w:val="00134FC3"/>
    <w:rsid w:val="0013514D"/>
    <w:rsid w:val="00136D21"/>
    <w:rsid w:val="001422E9"/>
    <w:rsid w:val="00147D44"/>
    <w:rsid w:val="001503DA"/>
    <w:rsid w:val="0015249D"/>
    <w:rsid w:val="001524F7"/>
    <w:rsid w:val="00154285"/>
    <w:rsid w:val="001558F1"/>
    <w:rsid w:val="00160967"/>
    <w:rsid w:val="00160B53"/>
    <w:rsid w:val="00162365"/>
    <w:rsid w:val="001623ED"/>
    <w:rsid w:val="00164F00"/>
    <w:rsid w:val="00164F23"/>
    <w:rsid w:val="001652CA"/>
    <w:rsid w:val="00166A6D"/>
    <w:rsid w:val="00166A74"/>
    <w:rsid w:val="00172801"/>
    <w:rsid w:val="0017361F"/>
    <w:rsid w:val="00174356"/>
    <w:rsid w:val="001744E0"/>
    <w:rsid w:val="00176F95"/>
    <w:rsid w:val="001771C0"/>
    <w:rsid w:val="00177A3B"/>
    <w:rsid w:val="001816CF"/>
    <w:rsid w:val="00182672"/>
    <w:rsid w:val="00182D33"/>
    <w:rsid w:val="00183692"/>
    <w:rsid w:val="00184569"/>
    <w:rsid w:val="00184C1E"/>
    <w:rsid w:val="00184C3A"/>
    <w:rsid w:val="00185836"/>
    <w:rsid w:val="00186581"/>
    <w:rsid w:val="00190241"/>
    <w:rsid w:val="0019274C"/>
    <w:rsid w:val="0019320E"/>
    <w:rsid w:val="001936B6"/>
    <w:rsid w:val="00194234"/>
    <w:rsid w:val="00194D23"/>
    <w:rsid w:val="00195B2E"/>
    <w:rsid w:val="001A09CE"/>
    <w:rsid w:val="001A1988"/>
    <w:rsid w:val="001A294B"/>
    <w:rsid w:val="001A2A30"/>
    <w:rsid w:val="001A2CB2"/>
    <w:rsid w:val="001A3432"/>
    <w:rsid w:val="001A7E13"/>
    <w:rsid w:val="001B05A8"/>
    <w:rsid w:val="001B0ECC"/>
    <w:rsid w:val="001B17C3"/>
    <w:rsid w:val="001B4FCE"/>
    <w:rsid w:val="001B71B3"/>
    <w:rsid w:val="001B7A86"/>
    <w:rsid w:val="001C4DE2"/>
    <w:rsid w:val="001C67A9"/>
    <w:rsid w:val="001D2507"/>
    <w:rsid w:val="001D3E9A"/>
    <w:rsid w:val="001D6366"/>
    <w:rsid w:val="001D6643"/>
    <w:rsid w:val="001D698F"/>
    <w:rsid w:val="001D79EA"/>
    <w:rsid w:val="001E0687"/>
    <w:rsid w:val="001E0CBF"/>
    <w:rsid w:val="001E236B"/>
    <w:rsid w:val="001E52F2"/>
    <w:rsid w:val="001E58AF"/>
    <w:rsid w:val="001E6F58"/>
    <w:rsid w:val="001F0404"/>
    <w:rsid w:val="001F0706"/>
    <w:rsid w:val="001F1BE4"/>
    <w:rsid w:val="001F48DA"/>
    <w:rsid w:val="001F63FB"/>
    <w:rsid w:val="00200475"/>
    <w:rsid w:val="00202178"/>
    <w:rsid w:val="00206563"/>
    <w:rsid w:val="00206976"/>
    <w:rsid w:val="00207095"/>
    <w:rsid w:val="00207680"/>
    <w:rsid w:val="00210112"/>
    <w:rsid w:val="00210E7C"/>
    <w:rsid w:val="002115E3"/>
    <w:rsid w:val="00212007"/>
    <w:rsid w:val="00212035"/>
    <w:rsid w:val="00213ACF"/>
    <w:rsid w:val="00213CB1"/>
    <w:rsid w:val="00214470"/>
    <w:rsid w:val="0021474D"/>
    <w:rsid w:val="002150C6"/>
    <w:rsid w:val="00215C76"/>
    <w:rsid w:val="00216F29"/>
    <w:rsid w:val="002172F2"/>
    <w:rsid w:val="00217829"/>
    <w:rsid w:val="00217D92"/>
    <w:rsid w:val="00220D78"/>
    <w:rsid w:val="00223512"/>
    <w:rsid w:val="00223642"/>
    <w:rsid w:val="00226B9B"/>
    <w:rsid w:val="00227FA0"/>
    <w:rsid w:val="0023189F"/>
    <w:rsid w:val="0023253A"/>
    <w:rsid w:val="00233DA7"/>
    <w:rsid w:val="00233F0B"/>
    <w:rsid w:val="00234D66"/>
    <w:rsid w:val="00235F69"/>
    <w:rsid w:val="00241B5B"/>
    <w:rsid w:val="00241D11"/>
    <w:rsid w:val="0024305B"/>
    <w:rsid w:val="00243955"/>
    <w:rsid w:val="00243EDB"/>
    <w:rsid w:val="00244B8C"/>
    <w:rsid w:val="00244F2A"/>
    <w:rsid w:val="002465E8"/>
    <w:rsid w:val="00247EDC"/>
    <w:rsid w:val="00253BB6"/>
    <w:rsid w:val="00253DA4"/>
    <w:rsid w:val="00254BE1"/>
    <w:rsid w:val="00257323"/>
    <w:rsid w:val="002600ED"/>
    <w:rsid w:val="002612A5"/>
    <w:rsid w:val="00262F13"/>
    <w:rsid w:val="00264FFB"/>
    <w:rsid w:val="00265111"/>
    <w:rsid w:val="0026546C"/>
    <w:rsid w:val="00267AEA"/>
    <w:rsid w:val="00270C26"/>
    <w:rsid w:val="00280C16"/>
    <w:rsid w:val="002833F6"/>
    <w:rsid w:val="00284ADF"/>
    <w:rsid w:val="00291915"/>
    <w:rsid w:val="00292AAA"/>
    <w:rsid w:val="002953EB"/>
    <w:rsid w:val="00295D96"/>
    <w:rsid w:val="002A002B"/>
    <w:rsid w:val="002A1282"/>
    <w:rsid w:val="002A28C5"/>
    <w:rsid w:val="002A4724"/>
    <w:rsid w:val="002A6816"/>
    <w:rsid w:val="002B1154"/>
    <w:rsid w:val="002B1534"/>
    <w:rsid w:val="002B19D1"/>
    <w:rsid w:val="002B696A"/>
    <w:rsid w:val="002C22B0"/>
    <w:rsid w:val="002C5C72"/>
    <w:rsid w:val="002D0017"/>
    <w:rsid w:val="002D301B"/>
    <w:rsid w:val="002D3606"/>
    <w:rsid w:val="002D4E87"/>
    <w:rsid w:val="002D632F"/>
    <w:rsid w:val="002D66B4"/>
    <w:rsid w:val="002E4203"/>
    <w:rsid w:val="002E45CF"/>
    <w:rsid w:val="002E51FE"/>
    <w:rsid w:val="002F17C1"/>
    <w:rsid w:val="002F1B71"/>
    <w:rsid w:val="002F2685"/>
    <w:rsid w:val="002F30F8"/>
    <w:rsid w:val="002F3B3C"/>
    <w:rsid w:val="002F3DA9"/>
    <w:rsid w:val="002F5937"/>
    <w:rsid w:val="002F6690"/>
    <w:rsid w:val="002F7710"/>
    <w:rsid w:val="002F7E4B"/>
    <w:rsid w:val="0030050C"/>
    <w:rsid w:val="003037E8"/>
    <w:rsid w:val="00305776"/>
    <w:rsid w:val="00314E49"/>
    <w:rsid w:val="00315387"/>
    <w:rsid w:val="003212CD"/>
    <w:rsid w:val="003222CA"/>
    <w:rsid w:val="00323096"/>
    <w:rsid w:val="00325215"/>
    <w:rsid w:val="003260A3"/>
    <w:rsid w:val="00326B5C"/>
    <w:rsid w:val="00331B4F"/>
    <w:rsid w:val="00334B3A"/>
    <w:rsid w:val="00337AE7"/>
    <w:rsid w:val="00341208"/>
    <w:rsid w:val="00341D71"/>
    <w:rsid w:val="00341E78"/>
    <w:rsid w:val="0034254C"/>
    <w:rsid w:val="00344835"/>
    <w:rsid w:val="00346080"/>
    <w:rsid w:val="00353E3E"/>
    <w:rsid w:val="00354B87"/>
    <w:rsid w:val="00356929"/>
    <w:rsid w:val="003608E5"/>
    <w:rsid w:val="00360D4A"/>
    <w:rsid w:val="003614DA"/>
    <w:rsid w:val="00361BA7"/>
    <w:rsid w:val="00361DBB"/>
    <w:rsid w:val="0036364C"/>
    <w:rsid w:val="003646C8"/>
    <w:rsid w:val="00367BD9"/>
    <w:rsid w:val="00370452"/>
    <w:rsid w:val="00371571"/>
    <w:rsid w:val="00372883"/>
    <w:rsid w:val="00372A6D"/>
    <w:rsid w:val="0037320E"/>
    <w:rsid w:val="00373DC8"/>
    <w:rsid w:val="00375654"/>
    <w:rsid w:val="00375C2A"/>
    <w:rsid w:val="00376C3F"/>
    <w:rsid w:val="00376EF5"/>
    <w:rsid w:val="0037786B"/>
    <w:rsid w:val="00377F1A"/>
    <w:rsid w:val="00380569"/>
    <w:rsid w:val="003872D2"/>
    <w:rsid w:val="003927AB"/>
    <w:rsid w:val="003948E6"/>
    <w:rsid w:val="003952F3"/>
    <w:rsid w:val="00396AAE"/>
    <w:rsid w:val="003979F4"/>
    <w:rsid w:val="003A0920"/>
    <w:rsid w:val="003A10CA"/>
    <w:rsid w:val="003A1743"/>
    <w:rsid w:val="003A45F0"/>
    <w:rsid w:val="003B153B"/>
    <w:rsid w:val="003B1C75"/>
    <w:rsid w:val="003B46D4"/>
    <w:rsid w:val="003B7FE7"/>
    <w:rsid w:val="003C0DE3"/>
    <w:rsid w:val="003C1913"/>
    <w:rsid w:val="003C1B2F"/>
    <w:rsid w:val="003C2617"/>
    <w:rsid w:val="003C5EB7"/>
    <w:rsid w:val="003C6327"/>
    <w:rsid w:val="003C6A3F"/>
    <w:rsid w:val="003D157C"/>
    <w:rsid w:val="003D2546"/>
    <w:rsid w:val="003D2E4A"/>
    <w:rsid w:val="003D2F66"/>
    <w:rsid w:val="003D3388"/>
    <w:rsid w:val="003D4CC6"/>
    <w:rsid w:val="003E48C1"/>
    <w:rsid w:val="003E7198"/>
    <w:rsid w:val="003F0634"/>
    <w:rsid w:val="003F07D9"/>
    <w:rsid w:val="003F1949"/>
    <w:rsid w:val="003F2F48"/>
    <w:rsid w:val="003F4272"/>
    <w:rsid w:val="003F6564"/>
    <w:rsid w:val="004054DC"/>
    <w:rsid w:val="00406B40"/>
    <w:rsid w:val="00406E3B"/>
    <w:rsid w:val="0041101F"/>
    <w:rsid w:val="00411A80"/>
    <w:rsid w:val="00411FBA"/>
    <w:rsid w:val="0041232F"/>
    <w:rsid w:val="0041305D"/>
    <w:rsid w:val="004142FA"/>
    <w:rsid w:val="0041718C"/>
    <w:rsid w:val="004171FE"/>
    <w:rsid w:val="004217A8"/>
    <w:rsid w:val="00421EE1"/>
    <w:rsid w:val="004228D9"/>
    <w:rsid w:val="0042358D"/>
    <w:rsid w:val="00423F63"/>
    <w:rsid w:val="00424930"/>
    <w:rsid w:val="004254E2"/>
    <w:rsid w:val="00425BBC"/>
    <w:rsid w:val="00427FD1"/>
    <w:rsid w:val="00434F17"/>
    <w:rsid w:val="00434FFB"/>
    <w:rsid w:val="004362BE"/>
    <w:rsid w:val="00437E7A"/>
    <w:rsid w:val="0044144B"/>
    <w:rsid w:val="00444263"/>
    <w:rsid w:val="004447DD"/>
    <w:rsid w:val="0044505A"/>
    <w:rsid w:val="00447934"/>
    <w:rsid w:val="00453D32"/>
    <w:rsid w:val="004549C6"/>
    <w:rsid w:val="0046173B"/>
    <w:rsid w:val="00461E17"/>
    <w:rsid w:val="004627D3"/>
    <w:rsid w:val="004642D5"/>
    <w:rsid w:val="00465D28"/>
    <w:rsid w:val="004668A4"/>
    <w:rsid w:val="0046721D"/>
    <w:rsid w:val="0047074E"/>
    <w:rsid w:val="00471A66"/>
    <w:rsid w:val="00472910"/>
    <w:rsid w:val="00474778"/>
    <w:rsid w:val="0047499D"/>
    <w:rsid w:val="00482DE6"/>
    <w:rsid w:val="00483BCA"/>
    <w:rsid w:val="0048445E"/>
    <w:rsid w:val="004855E6"/>
    <w:rsid w:val="00485D9C"/>
    <w:rsid w:val="00487107"/>
    <w:rsid w:val="0049127C"/>
    <w:rsid w:val="00491D22"/>
    <w:rsid w:val="00492BDF"/>
    <w:rsid w:val="00493C0D"/>
    <w:rsid w:val="00495703"/>
    <w:rsid w:val="00496D02"/>
    <w:rsid w:val="00496EC1"/>
    <w:rsid w:val="004A0CC5"/>
    <w:rsid w:val="004A204C"/>
    <w:rsid w:val="004A218A"/>
    <w:rsid w:val="004A4704"/>
    <w:rsid w:val="004A6E76"/>
    <w:rsid w:val="004B185C"/>
    <w:rsid w:val="004B2A92"/>
    <w:rsid w:val="004B4491"/>
    <w:rsid w:val="004B4A20"/>
    <w:rsid w:val="004B5C5D"/>
    <w:rsid w:val="004B5DD5"/>
    <w:rsid w:val="004B740A"/>
    <w:rsid w:val="004C0FA6"/>
    <w:rsid w:val="004C33A2"/>
    <w:rsid w:val="004C4EBF"/>
    <w:rsid w:val="004C7834"/>
    <w:rsid w:val="004D0359"/>
    <w:rsid w:val="004D286C"/>
    <w:rsid w:val="004D2DE1"/>
    <w:rsid w:val="004D5C9C"/>
    <w:rsid w:val="004D5D96"/>
    <w:rsid w:val="004D7338"/>
    <w:rsid w:val="004D7B1D"/>
    <w:rsid w:val="004E03AC"/>
    <w:rsid w:val="004E2FFF"/>
    <w:rsid w:val="004E4073"/>
    <w:rsid w:val="004E6F89"/>
    <w:rsid w:val="004F0363"/>
    <w:rsid w:val="004F2CA0"/>
    <w:rsid w:val="004F3B4F"/>
    <w:rsid w:val="004F3BFB"/>
    <w:rsid w:val="005020B2"/>
    <w:rsid w:val="00504207"/>
    <w:rsid w:val="00506838"/>
    <w:rsid w:val="005116A7"/>
    <w:rsid w:val="00523D3A"/>
    <w:rsid w:val="00526DF8"/>
    <w:rsid w:val="00530C9E"/>
    <w:rsid w:val="00530CEB"/>
    <w:rsid w:val="0053115F"/>
    <w:rsid w:val="005311CF"/>
    <w:rsid w:val="00531413"/>
    <w:rsid w:val="005407EB"/>
    <w:rsid w:val="00540F5E"/>
    <w:rsid w:val="0054190B"/>
    <w:rsid w:val="005446EF"/>
    <w:rsid w:val="00544B66"/>
    <w:rsid w:val="005452DE"/>
    <w:rsid w:val="005458DB"/>
    <w:rsid w:val="00546609"/>
    <w:rsid w:val="0054680B"/>
    <w:rsid w:val="00550FAE"/>
    <w:rsid w:val="00553019"/>
    <w:rsid w:val="0055715E"/>
    <w:rsid w:val="00557AA4"/>
    <w:rsid w:val="005629E9"/>
    <w:rsid w:val="00562A66"/>
    <w:rsid w:val="005642B7"/>
    <w:rsid w:val="00565D38"/>
    <w:rsid w:val="005664D8"/>
    <w:rsid w:val="00570388"/>
    <w:rsid w:val="00570F52"/>
    <w:rsid w:val="00571B55"/>
    <w:rsid w:val="00575100"/>
    <w:rsid w:val="005755A0"/>
    <w:rsid w:val="005808DE"/>
    <w:rsid w:val="0058116C"/>
    <w:rsid w:val="0058461C"/>
    <w:rsid w:val="00585A5F"/>
    <w:rsid w:val="00592A30"/>
    <w:rsid w:val="0059351D"/>
    <w:rsid w:val="00594A55"/>
    <w:rsid w:val="005A180E"/>
    <w:rsid w:val="005A1DE8"/>
    <w:rsid w:val="005A4083"/>
    <w:rsid w:val="005A487D"/>
    <w:rsid w:val="005A4F8D"/>
    <w:rsid w:val="005A5374"/>
    <w:rsid w:val="005A6419"/>
    <w:rsid w:val="005B17F3"/>
    <w:rsid w:val="005B228C"/>
    <w:rsid w:val="005B2860"/>
    <w:rsid w:val="005B28B4"/>
    <w:rsid w:val="005B3E43"/>
    <w:rsid w:val="005B755F"/>
    <w:rsid w:val="005C0000"/>
    <w:rsid w:val="005C0389"/>
    <w:rsid w:val="005C1130"/>
    <w:rsid w:val="005C2192"/>
    <w:rsid w:val="005C2E78"/>
    <w:rsid w:val="005C39AB"/>
    <w:rsid w:val="005C5EB2"/>
    <w:rsid w:val="005C66F2"/>
    <w:rsid w:val="005D2310"/>
    <w:rsid w:val="005D2EC1"/>
    <w:rsid w:val="005D2FB0"/>
    <w:rsid w:val="005D471C"/>
    <w:rsid w:val="005D4E1E"/>
    <w:rsid w:val="005D6569"/>
    <w:rsid w:val="005D68BD"/>
    <w:rsid w:val="005D73E7"/>
    <w:rsid w:val="005E0061"/>
    <w:rsid w:val="005E024B"/>
    <w:rsid w:val="005E053C"/>
    <w:rsid w:val="005E0AD1"/>
    <w:rsid w:val="005E0E72"/>
    <w:rsid w:val="005E1668"/>
    <w:rsid w:val="005E6118"/>
    <w:rsid w:val="005E71F2"/>
    <w:rsid w:val="005F21D5"/>
    <w:rsid w:val="005F2BDE"/>
    <w:rsid w:val="005F32F4"/>
    <w:rsid w:val="005F61EC"/>
    <w:rsid w:val="005F67C6"/>
    <w:rsid w:val="005F712E"/>
    <w:rsid w:val="005F746E"/>
    <w:rsid w:val="00601482"/>
    <w:rsid w:val="006023E0"/>
    <w:rsid w:val="00602405"/>
    <w:rsid w:val="00602688"/>
    <w:rsid w:val="0060466B"/>
    <w:rsid w:val="0060608E"/>
    <w:rsid w:val="006076ED"/>
    <w:rsid w:val="006104BB"/>
    <w:rsid w:val="006108EF"/>
    <w:rsid w:val="00610ED4"/>
    <w:rsid w:val="006115B3"/>
    <w:rsid w:val="006119B8"/>
    <w:rsid w:val="006132BE"/>
    <w:rsid w:val="00614A8B"/>
    <w:rsid w:val="006174B0"/>
    <w:rsid w:val="00617E54"/>
    <w:rsid w:val="00620BED"/>
    <w:rsid w:val="00622978"/>
    <w:rsid w:val="006230B2"/>
    <w:rsid w:val="0062398C"/>
    <w:rsid w:val="00624487"/>
    <w:rsid w:val="00625444"/>
    <w:rsid w:val="00627846"/>
    <w:rsid w:val="00627D43"/>
    <w:rsid w:val="006304D8"/>
    <w:rsid w:val="0063455B"/>
    <w:rsid w:val="00634572"/>
    <w:rsid w:val="006345F0"/>
    <w:rsid w:val="00636AFA"/>
    <w:rsid w:val="00640A21"/>
    <w:rsid w:val="006427DF"/>
    <w:rsid w:val="00643F26"/>
    <w:rsid w:val="0064765A"/>
    <w:rsid w:val="00651610"/>
    <w:rsid w:val="0065299E"/>
    <w:rsid w:val="0065423F"/>
    <w:rsid w:val="00654B23"/>
    <w:rsid w:val="00654D7F"/>
    <w:rsid w:val="00655A6B"/>
    <w:rsid w:val="006563A1"/>
    <w:rsid w:val="00656706"/>
    <w:rsid w:val="00661405"/>
    <w:rsid w:val="00662B05"/>
    <w:rsid w:val="006647A6"/>
    <w:rsid w:val="00664B1C"/>
    <w:rsid w:val="00664EDD"/>
    <w:rsid w:val="006651AD"/>
    <w:rsid w:val="0066728D"/>
    <w:rsid w:val="006703D9"/>
    <w:rsid w:val="00670DEF"/>
    <w:rsid w:val="00676B8F"/>
    <w:rsid w:val="0067792D"/>
    <w:rsid w:val="00677A5D"/>
    <w:rsid w:val="00682AB9"/>
    <w:rsid w:val="00685BBF"/>
    <w:rsid w:val="00685E93"/>
    <w:rsid w:val="0068630B"/>
    <w:rsid w:val="006924B6"/>
    <w:rsid w:val="006A01A4"/>
    <w:rsid w:val="006A2A34"/>
    <w:rsid w:val="006A33FA"/>
    <w:rsid w:val="006A44C0"/>
    <w:rsid w:val="006A69DD"/>
    <w:rsid w:val="006A730E"/>
    <w:rsid w:val="006B18F1"/>
    <w:rsid w:val="006B4B96"/>
    <w:rsid w:val="006B6334"/>
    <w:rsid w:val="006B6E40"/>
    <w:rsid w:val="006B6EBA"/>
    <w:rsid w:val="006C2BE2"/>
    <w:rsid w:val="006C3276"/>
    <w:rsid w:val="006C3BA3"/>
    <w:rsid w:val="006D0949"/>
    <w:rsid w:val="006D1759"/>
    <w:rsid w:val="006D358C"/>
    <w:rsid w:val="006D4327"/>
    <w:rsid w:val="006D5701"/>
    <w:rsid w:val="006E4DED"/>
    <w:rsid w:val="006E516B"/>
    <w:rsid w:val="006E5768"/>
    <w:rsid w:val="006E6285"/>
    <w:rsid w:val="006E63AC"/>
    <w:rsid w:val="006F28E3"/>
    <w:rsid w:val="006F3C31"/>
    <w:rsid w:val="006F565B"/>
    <w:rsid w:val="006F6F32"/>
    <w:rsid w:val="00700585"/>
    <w:rsid w:val="007011B9"/>
    <w:rsid w:val="00701BAE"/>
    <w:rsid w:val="007032E7"/>
    <w:rsid w:val="007035AC"/>
    <w:rsid w:val="00703D3A"/>
    <w:rsid w:val="00711ADE"/>
    <w:rsid w:val="00713BE0"/>
    <w:rsid w:val="00717661"/>
    <w:rsid w:val="00717EC1"/>
    <w:rsid w:val="00721A85"/>
    <w:rsid w:val="00723353"/>
    <w:rsid w:val="00724E35"/>
    <w:rsid w:val="007278D5"/>
    <w:rsid w:val="00727F2A"/>
    <w:rsid w:val="00730A06"/>
    <w:rsid w:val="0073222D"/>
    <w:rsid w:val="00736287"/>
    <w:rsid w:val="00740694"/>
    <w:rsid w:val="00742E57"/>
    <w:rsid w:val="00743A45"/>
    <w:rsid w:val="00743AE8"/>
    <w:rsid w:val="00743C58"/>
    <w:rsid w:val="00746739"/>
    <w:rsid w:val="00750794"/>
    <w:rsid w:val="007535D3"/>
    <w:rsid w:val="00754050"/>
    <w:rsid w:val="007608F2"/>
    <w:rsid w:val="00761E68"/>
    <w:rsid w:val="007627B6"/>
    <w:rsid w:val="0076281E"/>
    <w:rsid w:val="00762B20"/>
    <w:rsid w:val="00765C9B"/>
    <w:rsid w:val="00771D64"/>
    <w:rsid w:val="00772802"/>
    <w:rsid w:val="00772F3C"/>
    <w:rsid w:val="0077394D"/>
    <w:rsid w:val="00775628"/>
    <w:rsid w:val="007814BE"/>
    <w:rsid w:val="00783A32"/>
    <w:rsid w:val="00784EB4"/>
    <w:rsid w:val="00790D63"/>
    <w:rsid w:val="00791DBC"/>
    <w:rsid w:val="00792449"/>
    <w:rsid w:val="00795E9F"/>
    <w:rsid w:val="00796B6C"/>
    <w:rsid w:val="00796C4C"/>
    <w:rsid w:val="00797228"/>
    <w:rsid w:val="0079773F"/>
    <w:rsid w:val="007A3294"/>
    <w:rsid w:val="007A3644"/>
    <w:rsid w:val="007A515F"/>
    <w:rsid w:val="007A64B2"/>
    <w:rsid w:val="007A6B11"/>
    <w:rsid w:val="007A7CFF"/>
    <w:rsid w:val="007B05A5"/>
    <w:rsid w:val="007B1D1A"/>
    <w:rsid w:val="007B1E6E"/>
    <w:rsid w:val="007B3370"/>
    <w:rsid w:val="007B53F9"/>
    <w:rsid w:val="007B67B8"/>
    <w:rsid w:val="007B6C64"/>
    <w:rsid w:val="007B7BAE"/>
    <w:rsid w:val="007C0018"/>
    <w:rsid w:val="007C4440"/>
    <w:rsid w:val="007C5BF3"/>
    <w:rsid w:val="007C72F2"/>
    <w:rsid w:val="007C752D"/>
    <w:rsid w:val="007C7B02"/>
    <w:rsid w:val="007D1113"/>
    <w:rsid w:val="007D199E"/>
    <w:rsid w:val="007D2BD4"/>
    <w:rsid w:val="007D2D5E"/>
    <w:rsid w:val="007D3762"/>
    <w:rsid w:val="007D49BA"/>
    <w:rsid w:val="007D554C"/>
    <w:rsid w:val="007D7C29"/>
    <w:rsid w:val="007E045C"/>
    <w:rsid w:val="007E1901"/>
    <w:rsid w:val="007E1A36"/>
    <w:rsid w:val="007E7DFC"/>
    <w:rsid w:val="007F020C"/>
    <w:rsid w:val="007F0275"/>
    <w:rsid w:val="007F2E79"/>
    <w:rsid w:val="00801343"/>
    <w:rsid w:val="00801876"/>
    <w:rsid w:val="00804394"/>
    <w:rsid w:val="0080441C"/>
    <w:rsid w:val="0080562A"/>
    <w:rsid w:val="00806E9E"/>
    <w:rsid w:val="00810064"/>
    <w:rsid w:val="00811503"/>
    <w:rsid w:val="008115A5"/>
    <w:rsid w:val="00813077"/>
    <w:rsid w:val="008146E3"/>
    <w:rsid w:val="008157EA"/>
    <w:rsid w:val="0081723B"/>
    <w:rsid w:val="0082124A"/>
    <w:rsid w:val="00822BCD"/>
    <w:rsid w:val="00825351"/>
    <w:rsid w:val="00825695"/>
    <w:rsid w:val="00825827"/>
    <w:rsid w:val="00825CA4"/>
    <w:rsid w:val="00826137"/>
    <w:rsid w:val="0082640B"/>
    <w:rsid w:val="008267CD"/>
    <w:rsid w:val="0083395C"/>
    <w:rsid w:val="00833B79"/>
    <w:rsid w:val="00833F5A"/>
    <w:rsid w:val="0083796D"/>
    <w:rsid w:val="00841299"/>
    <w:rsid w:val="00841BFD"/>
    <w:rsid w:val="00841D0C"/>
    <w:rsid w:val="00842B5E"/>
    <w:rsid w:val="00842CD9"/>
    <w:rsid w:val="00843949"/>
    <w:rsid w:val="00843A2B"/>
    <w:rsid w:val="008465BA"/>
    <w:rsid w:val="00846A99"/>
    <w:rsid w:val="008476B7"/>
    <w:rsid w:val="00847E2A"/>
    <w:rsid w:val="0085083E"/>
    <w:rsid w:val="00854041"/>
    <w:rsid w:val="00855658"/>
    <w:rsid w:val="008567DB"/>
    <w:rsid w:val="00857CD8"/>
    <w:rsid w:val="008602D3"/>
    <w:rsid w:val="00861CE8"/>
    <w:rsid w:val="008643AD"/>
    <w:rsid w:val="00866D45"/>
    <w:rsid w:val="00867C95"/>
    <w:rsid w:val="00867F16"/>
    <w:rsid w:val="008705A5"/>
    <w:rsid w:val="008715C0"/>
    <w:rsid w:val="00871F62"/>
    <w:rsid w:val="008724A1"/>
    <w:rsid w:val="00876B60"/>
    <w:rsid w:val="00881D79"/>
    <w:rsid w:val="00884717"/>
    <w:rsid w:val="008854A1"/>
    <w:rsid w:val="008861DB"/>
    <w:rsid w:val="008900CB"/>
    <w:rsid w:val="0089041B"/>
    <w:rsid w:val="008914F0"/>
    <w:rsid w:val="0089429C"/>
    <w:rsid w:val="00894AA1"/>
    <w:rsid w:val="008959FD"/>
    <w:rsid w:val="008963DC"/>
    <w:rsid w:val="00896EB6"/>
    <w:rsid w:val="008A1373"/>
    <w:rsid w:val="008A569E"/>
    <w:rsid w:val="008A6FA4"/>
    <w:rsid w:val="008A70C2"/>
    <w:rsid w:val="008B09F7"/>
    <w:rsid w:val="008B1B6D"/>
    <w:rsid w:val="008B2F50"/>
    <w:rsid w:val="008B3FB5"/>
    <w:rsid w:val="008B606C"/>
    <w:rsid w:val="008B69C8"/>
    <w:rsid w:val="008B7439"/>
    <w:rsid w:val="008C069D"/>
    <w:rsid w:val="008C0E06"/>
    <w:rsid w:val="008C6137"/>
    <w:rsid w:val="008C6445"/>
    <w:rsid w:val="008C76AF"/>
    <w:rsid w:val="008C7964"/>
    <w:rsid w:val="008D31CD"/>
    <w:rsid w:val="008D48F3"/>
    <w:rsid w:val="008D4CA3"/>
    <w:rsid w:val="008D77BC"/>
    <w:rsid w:val="008E3815"/>
    <w:rsid w:val="008E5628"/>
    <w:rsid w:val="008E5914"/>
    <w:rsid w:val="008E5AA9"/>
    <w:rsid w:val="008F01DC"/>
    <w:rsid w:val="008F0B3B"/>
    <w:rsid w:val="008F0D0A"/>
    <w:rsid w:val="008F1E6E"/>
    <w:rsid w:val="008F25B9"/>
    <w:rsid w:val="008F32EB"/>
    <w:rsid w:val="008F33DD"/>
    <w:rsid w:val="008F4B8C"/>
    <w:rsid w:val="008F4D7C"/>
    <w:rsid w:val="008F4D97"/>
    <w:rsid w:val="008F63EA"/>
    <w:rsid w:val="008F76C9"/>
    <w:rsid w:val="008F7720"/>
    <w:rsid w:val="008F7B5F"/>
    <w:rsid w:val="0090163A"/>
    <w:rsid w:val="009034A4"/>
    <w:rsid w:val="00903EEB"/>
    <w:rsid w:val="00905C47"/>
    <w:rsid w:val="00910BD5"/>
    <w:rsid w:val="009112E2"/>
    <w:rsid w:val="00913543"/>
    <w:rsid w:val="00915AC8"/>
    <w:rsid w:val="00916D48"/>
    <w:rsid w:val="009207CF"/>
    <w:rsid w:val="00924EF9"/>
    <w:rsid w:val="00925A4A"/>
    <w:rsid w:val="0093102B"/>
    <w:rsid w:val="0093145E"/>
    <w:rsid w:val="00932E81"/>
    <w:rsid w:val="00934007"/>
    <w:rsid w:val="00935C66"/>
    <w:rsid w:val="00944B46"/>
    <w:rsid w:val="009455A6"/>
    <w:rsid w:val="009455DB"/>
    <w:rsid w:val="0094584D"/>
    <w:rsid w:val="00947CF9"/>
    <w:rsid w:val="009522FF"/>
    <w:rsid w:val="00952435"/>
    <w:rsid w:val="009529DF"/>
    <w:rsid w:val="00954D58"/>
    <w:rsid w:val="00956CEF"/>
    <w:rsid w:val="00956F26"/>
    <w:rsid w:val="00957BC9"/>
    <w:rsid w:val="00961AB9"/>
    <w:rsid w:val="00962BF0"/>
    <w:rsid w:val="00962F17"/>
    <w:rsid w:val="00963E48"/>
    <w:rsid w:val="00965E54"/>
    <w:rsid w:val="00966181"/>
    <w:rsid w:val="00970A7E"/>
    <w:rsid w:val="00971EE5"/>
    <w:rsid w:val="0097425E"/>
    <w:rsid w:val="00975E2B"/>
    <w:rsid w:val="00977EAA"/>
    <w:rsid w:val="009811BF"/>
    <w:rsid w:val="00982A46"/>
    <w:rsid w:val="00984888"/>
    <w:rsid w:val="009876B2"/>
    <w:rsid w:val="009921E1"/>
    <w:rsid w:val="0099612D"/>
    <w:rsid w:val="009967A5"/>
    <w:rsid w:val="00997DD4"/>
    <w:rsid w:val="009A17A6"/>
    <w:rsid w:val="009A3799"/>
    <w:rsid w:val="009A470E"/>
    <w:rsid w:val="009A48E3"/>
    <w:rsid w:val="009A5024"/>
    <w:rsid w:val="009A5BDD"/>
    <w:rsid w:val="009A5CDA"/>
    <w:rsid w:val="009A5DA8"/>
    <w:rsid w:val="009A767F"/>
    <w:rsid w:val="009A7BA0"/>
    <w:rsid w:val="009B0A6A"/>
    <w:rsid w:val="009B0CF4"/>
    <w:rsid w:val="009B1231"/>
    <w:rsid w:val="009B2D71"/>
    <w:rsid w:val="009B3AD5"/>
    <w:rsid w:val="009B4434"/>
    <w:rsid w:val="009B6C0A"/>
    <w:rsid w:val="009B7FEC"/>
    <w:rsid w:val="009C0803"/>
    <w:rsid w:val="009C0CF0"/>
    <w:rsid w:val="009C596D"/>
    <w:rsid w:val="009C5F5D"/>
    <w:rsid w:val="009D0243"/>
    <w:rsid w:val="009D2123"/>
    <w:rsid w:val="009D4959"/>
    <w:rsid w:val="009D537C"/>
    <w:rsid w:val="009D562F"/>
    <w:rsid w:val="009D761C"/>
    <w:rsid w:val="009E09CC"/>
    <w:rsid w:val="009E1DAF"/>
    <w:rsid w:val="009E5532"/>
    <w:rsid w:val="009E5B34"/>
    <w:rsid w:val="009E6F3E"/>
    <w:rsid w:val="009F078F"/>
    <w:rsid w:val="009F10F5"/>
    <w:rsid w:val="009F5757"/>
    <w:rsid w:val="009F63BB"/>
    <w:rsid w:val="00A0040F"/>
    <w:rsid w:val="00A00E03"/>
    <w:rsid w:val="00A01848"/>
    <w:rsid w:val="00A03573"/>
    <w:rsid w:val="00A03E7D"/>
    <w:rsid w:val="00A04071"/>
    <w:rsid w:val="00A12224"/>
    <w:rsid w:val="00A12323"/>
    <w:rsid w:val="00A1305B"/>
    <w:rsid w:val="00A15E71"/>
    <w:rsid w:val="00A16DD4"/>
    <w:rsid w:val="00A20C64"/>
    <w:rsid w:val="00A21431"/>
    <w:rsid w:val="00A22EC9"/>
    <w:rsid w:val="00A2324E"/>
    <w:rsid w:val="00A24B02"/>
    <w:rsid w:val="00A26BC0"/>
    <w:rsid w:val="00A27350"/>
    <w:rsid w:val="00A27ED6"/>
    <w:rsid w:val="00A30BB8"/>
    <w:rsid w:val="00A31C09"/>
    <w:rsid w:val="00A343F8"/>
    <w:rsid w:val="00A34746"/>
    <w:rsid w:val="00A34BC8"/>
    <w:rsid w:val="00A35E1C"/>
    <w:rsid w:val="00A4043E"/>
    <w:rsid w:val="00A40D94"/>
    <w:rsid w:val="00A422E8"/>
    <w:rsid w:val="00A477B1"/>
    <w:rsid w:val="00A53F4C"/>
    <w:rsid w:val="00A54A9E"/>
    <w:rsid w:val="00A55060"/>
    <w:rsid w:val="00A5549A"/>
    <w:rsid w:val="00A57093"/>
    <w:rsid w:val="00A624C9"/>
    <w:rsid w:val="00A63201"/>
    <w:rsid w:val="00A63524"/>
    <w:rsid w:val="00A67746"/>
    <w:rsid w:val="00A712B9"/>
    <w:rsid w:val="00A7323A"/>
    <w:rsid w:val="00A73B50"/>
    <w:rsid w:val="00A74F2C"/>
    <w:rsid w:val="00A77778"/>
    <w:rsid w:val="00A807FB"/>
    <w:rsid w:val="00A83CC7"/>
    <w:rsid w:val="00A87ACE"/>
    <w:rsid w:val="00A90086"/>
    <w:rsid w:val="00A91F8F"/>
    <w:rsid w:val="00A9216D"/>
    <w:rsid w:val="00A93348"/>
    <w:rsid w:val="00A946CF"/>
    <w:rsid w:val="00A94E9F"/>
    <w:rsid w:val="00A95967"/>
    <w:rsid w:val="00A959C6"/>
    <w:rsid w:val="00AA3A46"/>
    <w:rsid w:val="00AA549C"/>
    <w:rsid w:val="00AB0BA3"/>
    <w:rsid w:val="00AB208A"/>
    <w:rsid w:val="00AB66EF"/>
    <w:rsid w:val="00AB7140"/>
    <w:rsid w:val="00AC0351"/>
    <w:rsid w:val="00AC0936"/>
    <w:rsid w:val="00AC0B77"/>
    <w:rsid w:val="00AC0E13"/>
    <w:rsid w:val="00AC2A85"/>
    <w:rsid w:val="00AC312B"/>
    <w:rsid w:val="00AC7080"/>
    <w:rsid w:val="00AD2431"/>
    <w:rsid w:val="00AD31E9"/>
    <w:rsid w:val="00AD34C0"/>
    <w:rsid w:val="00AD6606"/>
    <w:rsid w:val="00AD7139"/>
    <w:rsid w:val="00AE2C74"/>
    <w:rsid w:val="00AE38C2"/>
    <w:rsid w:val="00AF0805"/>
    <w:rsid w:val="00AF4B86"/>
    <w:rsid w:val="00AF556D"/>
    <w:rsid w:val="00B00675"/>
    <w:rsid w:val="00B00B57"/>
    <w:rsid w:val="00B01775"/>
    <w:rsid w:val="00B03A6E"/>
    <w:rsid w:val="00B04DAF"/>
    <w:rsid w:val="00B07C66"/>
    <w:rsid w:val="00B10BF7"/>
    <w:rsid w:val="00B1191F"/>
    <w:rsid w:val="00B13C8F"/>
    <w:rsid w:val="00B206BD"/>
    <w:rsid w:val="00B22529"/>
    <w:rsid w:val="00B228AE"/>
    <w:rsid w:val="00B23CB1"/>
    <w:rsid w:val="00B242FE"/>
    <w:rsid w:val="00B25430"/>
    <w:rsid w:val="00B2646D"/>
    <w:rsid w:val="00B27623"/>
    <w:rsid w:val="00B27C39"/>
    <w:rsid w:val="00B310B8"/>
    <w:rsid w:val="00B31D59"/>
    <w:rsid w:val="00B413C3"/>
    <w:rsid w:val="00B4213A"/>
    <w:rsid w:val="00B503F9"/>
    <w:rsid w:val="00B50AC6"/>
    <w:rsid w:val="00B51CBC"/>
    <w:rsid w:val="00B641E5"/>
    <w:rsid w:val="00B6517B"/>
    <w:rsid w:val="00B70CD1"/>
    <w:rsid w:val="00B73CBF"/>
    <w:rsid w:val="00B73E5F"/>
    <w:rsid w:val="00B74124"/>
    <w:rsid w:val="00B744A9"/>
    <w:rsid w:val="00B74C13"/>
    <w:rsid w:val="00B755D9"/>
    <w:rsid w:val="00B771F9"/>
    <w:rsid w:val="00B812D4"/>
    <w:rsid w:val="00B817BF"/>
    <w:rsid w:val="00B83B68"/>
    <w:rsid w:val="00B87564"/>
    <w:rsid w:val="00B87B46"/>
    <w:rsid w:val="00B90667"/>
    <w:rsid w:val="00B90929"/>
    <w:rsid w:val="00B91046"/>
    <w:rsid w:val="00B9279F"/>
    <w:rsid w:val="00B954CE"/>
    <w:rsid w:val="00B97C94"/>
    <w:rsid w:val="00B97E41"/>
    <w:rsid w:val="00BA130B"/>
    <w:rsid w:val="00BA1433"/>
    <w:rsid w:val="00BA14A2"/>
    <w:rsid w:val="00BA3651"/>
    <w:rsid w:val="00BA4D4B"/>
    <w:rsid w:val="00BA4FB0"/>
    <w:rsid w:val="00BA71B8"/>
    <w:rsid w:val="00BA7BC2"/>
    <w:rsid w:val="00BB0AAA"/>
    <w:rsid w:val="00BB1539"/>
    <w:rsid w:val="00BB2C22"/>
    <w:rsid w:val="00BB30AC"/>
    <w:rsid w:val="00BB3978"/>
    <w:rsid w:val="00BB42B2"/>
    <w:rsid w:val="00BB4586"/>
    <w:rsid w:val="00BB5BCC"/>
    <w:rsid w:val="00BB668F"/>
    <w:rsid w:val="00BB766E"/>
    <w:rsid w:val="00BC067A"/>
    <w:rsid w:val="00BC2174"/>
    <w:rsid w:val="00BC40E5"/>
    <w:rsid w:val="00BC5ECB"/>
    <w:rsid w:val="00BD160A"/>
    <w:rsid w:val="00BD1FFC"/>
    <w:rsid w:val="00BD21FE"/>
    <w:rsid w:val="00BD4260"/>
    <w:rsid w:val="00BE03A2"/>
    <w:rsid w:val="00BE0D19"/>
    <w:rsid w:val="00BE3AA6"/>
    <w:rsid w:val="00BE4FA3"/>
    <w:rsid w:val="00BE6268"/>
    <w:rsid w:val="00BE6E03"/>
    <w:rsid w:val="00BF07D5"/>
    <w:rsid w:val="00BF0E9E"/>
    <w:rsid w:val="00BF1C6B"/>
    <w:rsid w:val="00BF1F1E"/>
    <w:rsid w:val="00BF6D37"/>
    <w:rsid w:val="00BF78B3"/>
    <w:rsid w:val="00C00AA3"/>
    <w:rsid w:val="00C00F5E"/>
    <w:rsid w:val="00C01F9F"/>
    <w:rsid w:val="00C02478"/>
    <w:rsid w:val="00C02A52"/>
    <w:rsid w:val="00C02FA1"/>
    <w:rsid w:val="00C03CA4"/>
    <w:rsid w:val="00C05805"/>
    <w:rsid w:val="00C11FF5"/>
    <w:rsid w:val="00C147C2"/>
    <w:rsid w:val="00C161DF"/>
    <w:rsid w:val="00C16CD4"/>
    <w:rsid w:val="00C20AD4"/>
    <w:rsid w:val="00C20DF0"/>
    <w:rsid w:val="00C228C0"/>
    <w:rsid w:val="00C24DFD"/>
    <w:rsid w:val="00C24ECA"/>
    <w:rsid w:val="00C320BB"/>
    <w:rsid w:val="00C32264"/>
    <w:rsid w:val="00C3297B"/>
    <w:rsid w:val="00C3562A"/>
    <w:rsid w:val="00C36279"/>
    <w:rsid w:val="00C36D4D"/>
    <w:rsid w:val="00C4310B"/>
    <w:rsid w:val="00C43172"/>
    <w:rsid w:val="00C43BA3"/>
    <w:rsid w:val="00C44D39"/>
    <w:rsid w:val="00C45308"/>
    <w:rsid w:val="00C458A4"/>
    <w:rsid w:val="00C50490"/>
    <w:rsid w:val="00C51D9C"/>
    <w:rsid w:val="00C53AA9"/>
    <w:rsid w:val="00C61680"/>
    <w:rsid w:val="00C63718"/>
    <w:rsid w:val="00C63ECA"/>
    <w:rsid w:val="00C643DC"/>
    <w:rsid w:val="00C65E6A"/>
    <w:rsid w:val="00C66D03"/>
    <w:rsid w:val="00C710F7"/>
    <w:rsid w:val="00C71C23"/>
    <w:rsid w:val="00C73E6F"/>
    <w:rsid w:val="00C7421C"/>
    <w:rsid w:val="00C74D8E"/>
    <w:rsid w:val="00C74FE8"/>
    <w:rsid w:val="00C7691B"/>
    <w:rsid w:val="00C77641"/>
    <w:rsid w:val="00C80B5E"/>
    <w:rsid w:val="00C827CF"/>
    <w:rsid w:val="00C82CC6"/>
    <w:rsid w:val="00C85886"/>
    <w:rsid w:val="00C860F2"/>
    <w:rsid w:val="00C90001"/>
    <w:rsid w:val="00C904A5"/>
    <w:rsid w:val="00C9411D"/>
    <w:rsid w:val="00C95D98"/>
    <w:rsid w:val="00C95F98"/>
    <w:rsid w:val="00C96C84"/>
    <w:rsid w:val="00CA0211"/>
    <w:rsid w:val="00CA0512"/>
    <w:rsid w:val="00CA2348"/>
    <w:rsid w:val="00CA3AC2"/>
    <w:rsid w:val="00CA6379"/>
    <w:rsid w:val="00CA6CEE"/>
    <w:rsid w:val="00CA781C"/>
    <w:rsid w:val="00CB0D80"/>
    <w:rsid w:val="00CB53BE"/>
    <w:rsid w:val="00CC0B1A"/>
    <w:rsid w:val="00CC1796"/>
    <w:rsid w:val="00CC3CD1"/>
    <w:rsid w:val="00CC4F53"/>
    <w:rsid w:val="00CD0BBF"/>
    <w:rsid w:val="00CD1866"/>
    <w:rsid w:val="00CD1872"/>
    <w:rsid w:val="00CD386F"/>
    <w:rsid w:val="00CD59F9"/>
    <w:rsid w:val="00CD5C87"/>
    <w:rsid w:val="00CD6247"/>
    <w:rsid w:val="00CD6949"/>
    <w:rsid w:val="00CD7FAD"/>
    <w:rsid w:val="00CE268B"/>
    <w:rsid w:val="00CE359F"/>
    <w:rsid w:val="00CE3FF8"/>
    <w:rsid w:val="00CE6D6F"/>
    <w:rsid w:val="00CF07E5"/>
    <w:rsid w:val="00CF0DDF"/>
    <w:rsid w:val="00CF311A"/>
    <w:rsid w:val="00CF384B"/>
    <w:rsid w:val="00CF3C9B"/>
    <w:rsid w:val="00CF3FFB"/>
    <w:rsid w:val="00CF6B8F"/>
    <w:rsid w:val="00CF6C2D"/>
    <w:rsid w:val="00CF78ED"/>
    <w:rsid w:val="00CF7BD4"/>
    <w:rsid w:val="00CF7F10"/>
    <w:rsid w:val="00D03228"/>
    <w:rsid w:val="00D047A0"/>
    <w:rsid w:val="00D04B46"/>
    <w:rsid w:val="00D05520"/>
    <w:rsid w:val="00D05C42"/>
    <w:rsid w:val="00D076F0"/>
    <w:rsid w:val="00D1037F"/>
    <w:rsid w:val="00D174A3"/>
    <w:rsid w:val="00D219E5"/>
    <w:rsid w:val="00D25476"/>
    <w:rsid w:val="00D26C09"/>
    <w:rsid w:val="00D30FC1"/>
    <w:rsid w:val="00D3238F"/>
    <w:rsid w:val="00D344E9"/>
    <w:rsid w:val="00D3459B"/>
    <w:rsid w:val="00D34D3A"/>
    <w:rsid w:val="00D36CC4"/>
    <w:rsid w:val="00D375AD"/>
    <w:rsid w:val="00D375FE"/>
    <w:rsid w:val="00D4066A"/>
    <w:rsid w:val="00D40813"/>
    <w:rsid w:val="00D4101E"/>
    <w:rsid w:val="00D42E96"/>
    <w:rsid w:val="00D45095"/>
    <w:rsid w:val="00D452AE"/>
    <w:rsid w:val="00D458A7"/>
    <w:rsid w:val="00D45A06"/>
    <w:rsid w:val="00D4632D"/>
    <w:rsid w:val="00D46BB5"/>
    <w:rsid w:val="00D502E7"/>
    <w:rsid w:val="00D54B0B"/>
    <w:rsid w:val="00D605EE"/>
    <w:rsid w:val="00D613DF"/>
    <w:rsid w:val="00D6283B"/>
    <w:rsid w:val="00D62A92"/>
    <w:rsid w:val="00D63D18"/>
    <w:rsid w:val="00D64317"/>
    <w:rsid w:val="00D652B8"/>
    <w:rsid w:val="00D65482"/>
    <w:rsid w:val="00D65C00"/>
    <w:rsid w:val="00D71378"/>
    <w:rsid w:val="00D71531"/>
    <w:rsid w:val="00D723CC"/>
    <w:rsid w:val="00D73787"/>
    <w:rsid w:val="00D74960"/>
    <w:rsid w:val="00D74A55"/>
    <w:rsid w:val="00D754B1"/>
    <w:rsid w:val="00D76004"/>
    <w:rsid w:val="00D835B2"/>
    <w:rsid w:val="00D86EF3"/>
    <w:rsid w:val="00D90DEF"/>
    <w:rsid w:val="00D92120"/>
    <w:rsid w:val="00D923A0"/>
    <w:rsid w:val="00D924E0"/>
    <w:rsid w:val="00D9498A"/>
    <w:rsid w:val="00D954C5"/>
    <w:rsid w:val="00DA0BFD"/>
    <w:rsid w:val="00DA3889"/>
    <w:rsid w:val="00DA45BD"/>
    <w:rsid w:val="00DA6997"/>
    <w:rsid w:val="00DB0DB7"/>
    <w:rsid w:val="00DB2D36"/>
    <w:rsid w:val="00DB3A00"/>
    <w:rsid w:val="00DB539D"/>
    <w:rsid w:val="00DC0117"/>
    <w:rsid w:val="00DC0642"/>
    <w:rsid w:val="00DC0A1D"/>
    <w:rsid w:val="00DC1DCB"/>
    <w:rsid w:val="00DC2759"/>
    <w:rsid w:val="00DC62CB"/>
    <w:rsid w:val="00DC680D"/>
    <w:rsid w:val="00DC6BF8"/>
    <w:rsid w:val="00DD05A8"/>
    <w:rsid w:val="00DD0E10"/>
    <w:rsid w:val="00DD3C07"/>
    <w:rsid w:val="00DD43E8"/>
    <w:rsid w:val="00DD4564"/>
    <w:rsid w:val="00DD500A"/>
    <w:rsid w:val="00DD6D45"/>
    <w:rsid w:val="00DE0D98"/>
    <w:rsid w:val="00DE16E9"/>
    <w:rsid w:val="00DE1BF5"/>
    <w:rsid w:val="00DE4CAC"/>
    <w:rsid w:val="00DE4DCC"/>
    <w:rsid w:val="00DE5D0E"/>
    <w:rsid w:val="00DE640D"/>
    <w:rsid w:val="00DE7A7A"/>
    <w:rsid w:val="00DE7E1D"/>
    <w:rsid w:val="00DF459D"/>
    <w:rsid w:val="00DF4B03"/>
    <w:rsid w:val="00DF53CC"/>
    <w:rsid w:val="00E00E6C"/>
    <w:rsid w:val="00E033BA"/>
    <w:rsid w:val="00E03954"/>
    <w:rsid w:val="00E03F12"/>
    <w:rsid w:val="00E047E1"/>
    <w:rsid w:val="00E04A05"/>
    <w:rsid w:val="00E05446"/>
    <w:rsid w:val="00E06AD4"/>
    <w:rsid w:val="00E1103E"/>
    <w:rsid w:val="00E12E70"/>
    <w:rsid w:val="00E13BD1"/>
    <w:rsid w:val="00E15960"/>
    <w:rsid w:val="00E15A63"/>
    <w:rsid w:val="00E16DD4"/>
    <w:rsid w:val="00E236F0"/>
    <w:rsid w:val="00E247D7"/>
    <w:rsid w:val="00E24819"/>
    <w:rsid w:val="00E270DC"/>
    <w:rsid w:val="00E318F4"/>
    <w:rsid w:val="00E327F8"/>
    <w:rsid w:val="00E335C3"/>
    <w:rsid w:val="00E341BF"/>
    <w:rsid w:val="00E353BE"/>
    <w:rsid w:val="00E373C5"/>
    <w:rsid w:val="00E401CE"/>
    <w:rsid w:val="00E40417"/>
    <w:rsid w:val="00E417B8"/>
    <w:rsid w:val="00E44C21"/>
    <w:rsid w:val="00E46051"/>
    <w:rsid w:val="00E509FA"/>
    <w:rsid w:val="00E5105A"/>
    <w:rsid w:val="00E52E02"/>
    <w:rsid w:val="00E542F1"/>
    <w:rsid w:val="00E55253"/>
    <w:rsid w:val="00E57490"/>
    <w:rsid w:val="00E57DB7"/>
    <w:rsid w:val="00E649F2"/>
    <w:rsid w:val="00E654FA"/>
    <w:rsid w:val="00E715B6"/>
    <w:rsid w:val="00E71FBA"/>
    <w:rsid w:val="00E7205C"/>
    <w:rsid w:val="00E7372C"/>
    <w:rsid w:val="00E75267"/>
    <w:rsid w:val="00E75826"/>
    <w:rsid w:val="00E771EB"/>
    <w:rsid w:val="00E77379"/>
    <w:rsid w:val="00E840CC"/>
    <w:rsid w:val="00E8502A"/>
    <w:rsid w:val="00E867AF"/>
    <w:rsid w:val="00E86E4A"/>
    <w:rsid w:val="00E9395D"/>
    <w:rsid w:val="00E939A5"/>
    <w:rsid w:val="00E95412"/>
    <w:rsid w:val="00E977E7"/>
    <w:rsid w:val="00EA1D4B"/>
    <w:rsid w:val="00EA646F"/>
    <w:rsid w:val="00EA6C8B"/>
    <w:rsid w:val="00EA7D11"/>
    <w:rsid w:val="00EB0FC5"/>
    <w:rsid w:val="00EB144B"/>
    <w:rsid w:val="00EB4CD4"/>
    <w:rsid w:val="00EB611A"/>
    <w:rsid w:val="00EB6A30"/>
    <w:rsid w:val="00EB7AB3"/>
    <w:rsid w:val="00EC3077"/>
    <w:rsid w:val="00EC5C10"/>
    <w:rsid w:val="00EC6E0A"/>
    <w:rsid w:val="00EC73B6"/>
    <w:rsid w:val="00ED1D47"/>
    <w:rsid w:val="00ED2950"/>
    <w:rsid w:val="00ED5760"/>
    <w:rsid w:val="00ED60F9"/>
    <w:rsid w:val="00ED68BF"/>
    <w:rsid w:val="00EE6422"/>
    <w:rsid w:val="00EE7D92"/>
    <w:rsid w:val="00EE7E5F"/>
    <w:rsid w:val="00EF0E24"/>
    <w:rsid w:val="00EF3A96"/>
    <w:rsid w:val="00EF5CFC"/>
    <w:rsid w:val="00EF7900"/>
    <w:rsid w:val="00EF7BDF"/>
    <w:rsid w:val="00EF7EF5"/>
    <w:rsid w:val="00F018F9"/>
    <w:rsid w:val="00F0206A"/>
    <w:rsid w:val="00F02991"/>
    <w:rsid w:val="00F04E85"/>
    <w:rsid w:val="00F04E91"/>
    <w:rsid w:val="00F059EE"/>
    <w:rsid w:val="00F13E80"/>
    <w:rsid w:val="00F145D2"/>
    <w:rsid w:val="00F147C0"/>
    <w:rsid w:val="00F14B2B"/>
    <w:rsid w:val="00F14DA3"/>
    <w:rsid w:val="00F1645F"/>
    <w:rsid w:val="00F209BD"/>
    <w:rsid w:val="00F21118"/>
    <w:rsid w:val="00F217AA"/>
    <w:rsid w:val="00F220C9"/>
    <w:rsid w:val="00F237FD"/>
    <w:rsid w:val="00F24A13"/>
    <w:rsid w:val="00F259D1"/>
    <w:rsid w:val="00F27A8F"/>
    <w:rsid w:val="00F309F5"/>
    <w:rsid w:val="00F40848"/>
    <w:rsid w:val="00F40E32"/>
    <w:rsid w:val="00F47205"/>
    <w:rsid w:val="00F47663"/>
    <w:rsid w:val="00F53073"/>
    <w:rsid w:val="00F53989"/>
    <w:rsid w:val="00F53F5C"/>
    <w:rsid w:val="00F54CAE"/>
    <w:rsid w:val="00F55B03"/>
    <w:rsid w:val="00F65796"/>
    <w:rsid w:val="00F669D8"/>
    <w:rsid w:val="00F67DC4"/>
    <w:rsid w:val="00F700CF"/>
    <w:rsid w:val="00F71313"/>
    <w:rsid w:val="00F71D3A"/>
    <w:rsid w:val="00F720B6"/>
    <w:rsid w:val="00F7258D"/>
    <w:rsid w:val="00F725C0"/>
    <w:rsid w:val="00F7267D"/>
    <w:rsid w:val="00F731FD"/>
    <w:rsid w:val="00F74E8C"/>
    <w:rsid w:val="00F751B0"/>
    <w:rsid w:val="00F77770"/>
    <w:rsid w:val="00F842D2"/>
    <w:rsid w:val="00F9130B"/>
    <w:rsid w:val="00F93496"/>
    <w:rsid w:val="00F9516D"/>
    <w:rsid w:val="00FA01BD"/>
    <w:rsid w:val="00FA04BC"/>
    <w:rsid w:val="00FA0C9B"/>
    <w:rsid w:val="00FA0D27"/>
    <w:rsid w:val="00FA2C5C"/>
    <w:rsid w:val="00FA332B"/>
    <w:rsid w:val="00FA543F"/>
    <w:rsid w:val="00FA6105"/>
    <w:rsid w:val="00FA6EBA"/>
    <w:rsid w:val="00FB0CF9"/>
    <w:rsid w:val="00FB2162"/>
    <w:rsid w:val="00FB36DC"/>
    <w:rsid w:val="00FB4B86"/>
    <w:rsid w:val="00FB7772"/>
    <w:rsid w:val="00FC01DB"/>
    <w:rsid w:val="00FC0292"/>
    <w:rsid w:val="00FC0CE7"/>
    <w:rsid w:val="00FC0F04"/>
    <w:rsid w:val="00FC12AA"/>
    <w:rsid w:val="00FC138E"/>
    <w:rsid w:val="00FC348D"/>
    <w:rsid w:val="00FC417F"/>
    <w:rsid w:val="00FC59A6"/>
    <w:rsid w:val="00FC758D"/>
    <w:rsid w:val="00FD2E9D"/>
    <w:rsid w:val="00FD324C"/>
    <w:rsid w:val="00FD7ED7"/>
    <w:rsid w:val="00FE12AE"/>
    <w:rsid w:val="00FE2C67"/>
    <w:rsid w:val="00FE35C6"/>
    <w:rsid w:val="00FE75F9"/>
    <w:rsid w:val="00FE7917"/>
    <w:rsid w:val="00FF15CD"/>
    <w:rsid w:val="00FF56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CD80E62"/>
  <w15:chartTrackingRefBased/>
  <w15:docId w15:val="{575E9902-C5DA-472A-8AA6-FE7C936D2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bidi/>
        <w:spacing w:after="16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autoRedefine/>
    <w:uiPriority w:val="9"/>
    <w:qFormat/>
    <w:rsid w:val="005E0E72"/>
    <w:pPr>
      <w:keepNext/>
      <w:numPr>
        <w:numId w:val="2"/>
      </w:numPr>
      <w:spacing w:before="240" w:after="120" w:line="360" w:lineRule="auto"/>
      <w:jc w:val="both"/>
      <w:outlineLvl w:val="0"/>
    </w:pPr>
    <w:rPr>
      <w:rFonts w:ascii="Arial" w:eastAsia="Times New Roman" w:hAnsi="Arial" w:cs="Arial"/>
      <w:b/>
      <w:bCs/>
      <w:kern w:val="32"/>
      <w:sz w:val="28"/>
      <w:szCs w:val="28"/>
      <w:u w:val="single"/>
    </w:rPr>
  </w:style>
  <w:style w:type="paragraph" w:styleId="2">
    <w:name w:val="heading 2"/>
    <w:basedOn w:val="a"/>
    <w:next w:val="a"/>
    <w:link w:val="20"/>
    <w:autoRedefine/>
    <w:qFormat/>
    <w:rsid w:val="00E654FA"/>
    <w:pPr>
      <w:keepNext/>
      <w:numPr>
        <w:ilvl w:val="1"/>
        <w:numId w:val="2"/>
      </w:numPr>
      <w:spacing w:before="240" w:after="120" w:line="360" w:lineRule="auto"/>
      <w:jc w:val="both"/>
      <w:outlineLvl w:val="1"/>
    </w:pPr>
    <w:rPr>
      <w:rFonts w:ascii="Arial" w:eastAsia="Times New Roman" w:hAnsi="Arial" w:cs="Arial"/>
      <w:b/>
      <w:bCs/>
      <w:sz w:val="24"/>
      <w:szCs w:val="24"/>
      <w:u w:val="single"/>
    </w:rPr>
  </w:style>
  <w:style w:type="paragraph" w:styleId="3">
    <w:name w:val="heading 3"/>
    <w:basedOn w:val="2"/>
    <w:next w:val="a"/>
    <w:link w:val="30"/>
    <w:autoRedefine/>
    <w:qFormat/>
    <w:rsid w:val="005E0E72"/>
    <w:pPr>
      <w:numPr>
        <w:ilvl w:val="2"/>
      </w:numPr>
      <w:outlineLvl w:val="2"/>
    </w:pPr>
    <w:rPr>
      <w:b w:val="0"/>
      <w:sz w:val="26"/>
      <w:szCs w:val="22"/>
    </w:rPr>
  </w:style>
  <w:style w:type="paragraph" w:styleId="4">
    <w:name w:val="heading 4"/>
    <w:basedOn w:val="a"/>
    <w:next w:val="a"/>
    <w:link w:val="40"/>
    <w:qFormat/>
    <w:rsid w:val="005E0E72"/>
    <w:pPr>
      <w:keepNext/>
      <w:numPr>
        <w:ilvl w:val="3"/>
        <w:numId w:val="2"/>
      </w:numPr>
      <w:spacing w:before="240" w:after="60" w:line="360" w:lineRule="auto"/>
      <w:outlineLvl w:val="3"/>
    </w:pPr>
    <w:rPr>
      <w:rFonts w:ascii="Times New Roman" w:eastAsia="Times New Roman" w:hAnsi="Times New Roman" w:cs="Times New Roman"/>
      <w:b/>
      <w:bCs/>
      <w:sz w:val="28"/>
      <w:szCs w:val="28"/>
    </w:rPr>
  </w:style>
  <w:style w:type="paragraph" w:styleId="5">
    <w:name w:val="heading 5"/>
    <w:basedOn w:val="a"/>
    <w:next w:val="a"/>
    <w:link w:val="50"/>
    <w:qFormat/>
    <w:rsid w:val="005E0E72"/>
    <w:pPr>
      <w:numPr>
        <w:ilvl w:val="4"/>
        <w:numId w:val="2"/>
      </w:numPr>
      <w:spacing w:before="240" w:after="60" w:line="360" w:lineRule="auto"/>
      <w:outlineLvl w:val="4"/>
    </w:pPr>
    <w:rPr>
      <w:rFonts w:ascii="Times New Roman" w:eastAsia="Times New Roman" w:hAnsi="Times New Roman" w:cs="Times New Roman"/>
      <w:b/>
      <w:bCs/>
      <w:i/>
      <w:iCs/>
      <w:sz w:val="26"/>
      <w:szCs w:val="26"/>
    </w:rPr>
  </w:style>
  <w:style w:type="paragraph" w:styleId="6">
    <w:name w:val="heading 6"/>
    <w:basedOn w:val="a"/>
    <w:next w:val="a"/>
    <w:link w:val="60"/>
    <w:qFormat/>
    <w:rsid w:val="005E0E72"/>
    <w:pPr>
      <w:numPr>
        <w:ilvl w:val="5"/>
        <w:numId w:val="2"/>
      </w:numPr>
      <w:spacing w:before="240" w:after="60" w:line="360" w:lineRule="auto"/>
      <w:outlineLvl w:val="5"/>
    </w:pPr>
    <w:rPr>
      <w:rFonts w:ascii="Times New Roman" w:eastAsia="Times New Roman" w:hAnsi="Times New Roman" w:cs="Times New Roman"/>
      <w:b/>
      <w:bCs/>
    </w:rPr>
  </w:style>
  <w:style w:type="paragraph" w:styleId="7">
    <w:name w:val="heading 7"/>
    <w:basedOn w:val="a"/>
    <w:next w:val="a"/>
    <w:link w:val="70"/>
    <w:qFormat/>
    <w:rsid w:val="005E0E72"/>
    <w:pPr>
      <w:numPr>
        <w:ilvl w:val="6"/>
        <w:numId w:val="2"/>
      </w:numPr>
      <w:spacing w:before="240" w:after="60" w:line="360" w:lineRule="auto"/>
      <w:outlineLvl w:val="6"/>
    </w:pPr>
    <w:rPr>
      <w:rFonts w:ascii="Times New Roman" w:eastAsia="Times New Roman" w:hAnsi="Times New Roman" w:cs="Times New Roman"/>
      <w:sz w:val="24"/>
      <w:szCs w:val="24"/>
    </w:rPr>
  </w:style>
  <w:style w:type="paragraph" w:styleId="8">
    <w:name w:val="heading 8"/>
    <w:basedOn w:val="a"/>
    <w:next w:val="a"/>
    <w:link w:val="80"/>
    <w:qFormat/>
    <w:rsid w:val="005E0E72"/>
    <w:pPr>
      <w:numPr>
        <w:ilvl w:val="7"/>
        <w:numId w:val="2"/>
      </w:numPr>
      <w:spacing w:before="240" w:after="60" w:line="360" w:lineRule="auto"/>
      <w:outlineLvl w:val="7"/>
    </w:pPr>
    <w:rPr>
      <w:rFonts w:ascii="Times New Roman" w:eastAsia="Times New Roman" w:hAnsi="Times New Roman" w:cs="Times New Roman"/>
      <w:i/>
      <w:iCs/>
      <w:sz w:val="24"/>
      <w:szCs w:val="24"/>
    </w:rPr>
  </w:style>
  <w:style w:type="paragraph" w:styleId="9">
    <w:name w:val="heading 9"/>
    <w:basedOn w:val="a"/>
    <w:next w:val="a"/>
    <w:link w:val="90"/>
    <w:qFormat/>
    <w:rsid w:val="005E0E72"/>
    <w:pPr>
      <w:numPr>
        <w:ilvl w:val="8"/>
        <w:numId w:val="2"/>
      </w:numPr>
      <w:spacing w:before="240" w:after="60" w:line="360" w:lineRule="auto"/>
      <w:outlineLvl w:val="8"/>
    </w:pPr>
    <w:rPr>
      <w:rFonts w:ascii="Arial" w:eastAsia="Times New Roman"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E0E72"/>
    <w:rPr>
      <w:rFonts w:ascii="Arial" w:eastAsia="Times New Roman" w:hAnsi="Arial" w:cs="Arial"/>
      <w:b/>
      <w:bCs/>
      <w:kern w:val="32"/>
      <w:sz w:val="28"/>
      <w:szCs w:val="28"/>
      <w:u w:val="single"/>
    </w:rPr>
  </w:style>
  <w:style w:type="character" w:customStyle="1" w:styleId="20">
    <w:name w:val="כותרת 2 תו"/>
    <w:basedOn w:val="a0"/>
    <w:link w:val="2"/>
    <w:rsid w:val="00962F17"/>
    <w:rPr>
      <w:rFonts w:ascii="Arial" w:eastAsia="Times New Roman" w:hAnsi="Arial" w:cs="Arial"/>
      <w:b/>
      <w:bCs/>
      <w:sz w:val="24"/>
      <w:szCs w:val="24"/>
      <w:u w:val="single"/>
    </w:rPr>
  </w:style>
  <w:style w:type="character" w:customStyle="1" w:styleId="30">
    <w:name w:val="כותרת 3 תו"/>
    <w:basedOn w:val="a0"/>
    <w:link w:val="3"/>
    <w:rsid w:val="005E0E72"/>
    <w:rPr>
      <w:rFonts w:ascii="Arial" w:eastAsia="Times New Roman" w:hAnsi="Arial" w:cs="Arial"/>
      <w:bCs/>
      <w:sz w:val="26"/>
    </w:rPr>
  </w:style>
  <w:style w:type="character" w:customStyle="1" w:styleId="40">
    <w:name w:val="כותרת 4 תו"/>
    <w:basedOn w:val="a0"/>
    <w:link w:val="4"/>
    <w:rsid w:val="005E0E72"/>
    <w:rPr>
      <w:rFonts w:ascii="Times New Roman" w:eastAsia="Times New Roman" w:hAnsi="Times New Roman" w:cs="Times New Roman"/>
      <w:b/>
      <w:bCs/>
      <w:sz w:val="28"/>
      <w:szCs w:val="28"/>
    </w:rPr>
  </w:style>
  <w:style w:type="character" w:customStyle="1" w:styleId="50">
    <w:name w:val="כותרת 5 תו"/>
    <w:basedOn w:val="a0"/>
    <w:link w:val="5"/>
    <w:rsid w:val="005E0E72"/>
    <w:rPr>
      <w:rFonts w:ascii="Times New Roman" w:eastAsia="Times New Roman" w:hAnsi="Times New Roman" w:cs="Times New Roman"/>
      <w:b/>
      <w:bCs/>
      <w:i/>
      <w:iCs/>
      <w:sz w:val="26"/>
      <w:szCs w:val="26"/>
    </w:rPr>
  </w:style>
  <w:style w:type="character" w:customStyle="1" w:styleId="60">
    <w:name w:val="כותרת 6 תו"/>
    <w:basedOn w:val="a0"/>
    <w:link w:val="6"/>
    <w:rsid w:val="005E0E72"/>
    <w:rPr>
      <w:rFonts w:ascii="Times New Roman" w:eastAsia="Times New Roman" w:hAnsi="Times New Roman" w:cs="Times New Roman"/>
      <w:b/>
      <w:bCs/>
    </w:rPr>
  </w:style>
  <w:style w:type="character" w:customStyle="1" w:styleId="70">
    <w:name w:val="כותרת 7 תו"/>
    <w:basedOn w:val="a0"/>
    <w:link w:val="7"/>
    <w:rsid w:val="005E0E72"/>
    <w:rPr>
      <w:rFonts w:ascii="Times New Roman" w:eastAsia="Times New Roman" w:hAnsi="Times New Roman" w:cs="Times New Roman"/>
      <w:sz w:val="24"/>
      <w:szCs w:val="24"/>
    </w:rPr>
  </w:style>
  <w:style w:type="character" w:customStyle="1" w:styleId="80">
    <w:name w:val="כותרת 8 תו"/>
    <w:basedOn w:val="a0"/>
    <w:link w:val="8"/>
    <w:rsid w:val="005E0E72"/>
    <w:rPr>
      <w:rFonts w:ascii="Times New Roman" w:eastAsia="Times New Roman" w:hAnsi="Times New Roman" w:cs="Times New Roman"/>
      <w:i/>
      <w:iCs/>
      <w:sz w:val="24"/>
      <w:szCs w:val="24"/>
    </w:rPr>
  </w:style>
  <w:style w:type="character" w:customStyle="1" w:styleId="90">
    <w:name w:val="כותרת 9 תו"/>
    <w:basedOn w:val="a0"/>
    <w:link w:val="9"/>
    <w:rsid w:val="005E0E72"/>
    <w:rPr>
      <w:rFonts w:ascii="Arial" w:eastAsia="Times New Roman" w:hAnsi="Arial" w:cs="Arial"/>
    </w:rPr>
  </w:style>
  <w:style w:type="paragraph" w:styleId="a3">
    <w:name w:val="footnote text"/>
    <w:basedOn w:val="a"/>
    <w:link w:val="a4"/>
    <w:semiHidden/>
    <w:rsid w:val="005E0E72"/>
    <w:pPr>
      <w:spacing w:after="0" w:line="360" w:lineRule="auto"/>
    </w:pPr>
    <w:rPr>
      <w:rFonts w:ascii="Times New Roman" w:eastAsia="Times New Roman" w:hAnsi="Times New Roman" w:cs="Times New Roman"/>
      <w:sz w:val="20"/>
      <w:szCs w:val="20"/>
    </w:rPr>
  </w:style>
  <w:style w:type="character" w:customStyle="1" w:styleId="a4">
    <w:name w:val="טקסט הערת שוליים תו"/>
    <w:basedOn w:val="a0"/>
    <w:link w:val="a3"/>
    <w:semiHidden/>
    <w:rsid w:val="005E0E72"/>
    <w:rPr>
      <w:rFonts w:ascii="Times New Roman" w:eastAsia="Times New Roman" w:hAnsi="Times New Roman" w:cs="Times New Roman"/>
      <w:sz w:val="20"/>
      <w:szCs w:val="20"/>
    </w:rPr>
  </w:style>
  <w:style w:type="character" w:styleId="a5">
    <w:name w:val="footnote reference"/>
    <w:semiHidden/>
    <w:rsid w:val="005E0E72"/>
    <w:rPr>
      <w:vertAlign w:val="superscript"/>
    </w:rPr>
  </w:style>
  <w:style w:type="paragraph" w:styleId="a6">
    <w:name w:val="table of figures"/>
    <w:basedOn w:val="a"/>
    <w:next w:val="a"/>
    <w:uiPriority w:val="99"/>
    <w:rsid w:val="005E0E72"/>
    <w:pPr>
      <w:spacing w:after="0" w:line="360" w:lineRule="auto"/>
      <w:ind w:left="480" w:hanging="480"/>
    </w:pPr>
    <w:rPr>
      <w:rFonts w:ascii="Times New Roman" w:eastAsia="Times New Roman" w:hAnsi="Times New Roman" w:cs="Times New Roman"/>
      <w:sz w:val="24"/>
      <w:szCs w:val="24"/>
      <w:lang w:eastAsia="he-IL"/>
    </w:rPr>
  </w:style>
  <w:style w:type="paragraph" w:styleId="a7">
    <w:name w:val="Title"/>
    <w:basedOn w:val="a"/>
    <w:link w:val="a8"/>
    <w:qFormat/>
    <w:rsid w:val="005E0E72"/>
    <w:pPr>
      <w:spacing w:before="240" w:after="60" w:line="360" w:lineRule="auto"/>
      <w:jc w:val="center"/>
      <w:outlineLvl w:val="0"/>
    </w:pPr>
    <w:rPr>
      <w:rFonts w:ascii="Arial" w:eastAsia="Times New Roman" w:hAnsi="Arial" w:cs="Arial"/>
      <w:b/>
      <w:bCs/>
      <w:kern w:val="28"/>
      <w:sz w:val="32"/>
      <w:szCs w:val="32"/>
    </w:rPr>
  </w:style>
  <w:style w:type="character" w:customStyle="1" w:styleId="a8">
    <w:name w:val="כותרת טקסט תו"/>
    <w:basedOn w:val="a0"/>
    <w:link w:val="a7"/>
    <w:rsid w:val="005E0E72"/>
    <w:rPr>
      <w:rFonts w:ascii="Arial" w:eastAsia="Times New Roman" w:hAnsi="Arial" w:cs="Arial"/>
      <w:b/>
      <w:bCs/>
      <w:kern w:val="28"/>
      <w:sz w:val="32"/>
      <w:szCs w:val="32"/>
    </w:rPr>
  </w:style>
  <w:style w:type="paragraph" w:styleId="a9">
    <w:name w:val="footer"/>
    <w:basedOn w:val="a"/>
    <w:link w:val="aa"/>
    <w:uiPriority w:val="99"/>
    <w:rsid w:val="005E0E72"/>
    <w:pPr>
      <w:tabs>
        <w:tab w:val="center" w:pos="4153"/>
        <w:tab w:val="right" w:pos="8306"/>
      </w:tabs>
      <w:spacing w:after="0" w:line="360" w:lineRule="auto"/>
    </w:pPr>
    <w:rPr>
      <w:rFonts w:ascii="Times New Roman" w:eastAsia="Times New Roman" w:hAnsi="Times New Roman" w:cs="Times New Roman"/>
      <w:sz w:val="24"/>
      <w:szCs w:val="24"/>
    </w:rPr>
  </w:style>
  <w:style w:type="character" w:customStyle="1" w:styleId="aa">
    <w:name w:val="כותרת תחתונה תו"/>
    <w:basedOn w:val="a0"/>
    <w:link w:val="a9"/>
    <w:uiPriority w:val="99"/>
    <w:rsid w:val="005E0E72"/>
    <w:rPr>
      <w:rFonts w:ascii="Times New Roman" w:eastAsia="Times New Roman" w:hAnsi="Times New Roman" w:cs="Times New Roman"/>
      <w:sz w:val="24"/>
      <w:szCs w:val="24"/>
    </w:rPr>
  </w:style>
  <w:style w:type="character" w:styleId="Hyperlink">
    <w:name w:val="Hyperlink"/>
    <w:uiPriority w:val="99"/>
    <w:rsid w:val="005E0E72"/>
    <w:rPr>
      <w:color w:val="0000FF"/>
      <w:u w:val="single"/>
    </w:rPr>
  </w:style>
  <w:style w:type="paragraph" w:styleId="ab">
    <w:name w:val="caption"/>
    <w:basedOn w:val="a"/>
    <w:next w:val="a"/>
    <w:uiPriority w:val="35"/>
    <w:unhideWhenUsed/>
    <w:qFormat/>
    <w:rsid w:val="005E0E72"/>
    <w:pPr>
      <w:spacing w:after="0" w:line="360" w:lineRule="auto"/>
    </w:pPr>
    <w:rPr>
      <w:rFonts w:ascii="Times New Roman" w:eastAsia="Times New Roman" w:hAnsi="Times New Roman" w:cs="Times New Roman"/>
      <w:b/>
      <w:bCs/>
      <w:sz w:val="20"/>
      <w:szCs w:val="20"/>
    </w:rPr>
  </w:style>
  <w:style w:type="paragraph" w:styleId="ac">
    <w:name w:val="List Paragraph"/>
    <w:basedOn w:val="a"/>
    <w:uiPriority w:val="34"/>
    <w:qFormat/>
    <w:rsid w:val="005E0E72"/>
    <w:pPr>
      <w:spacing w:after="0" w:line="360" w:lineRule="auto"/>
      <w:ind w:left="720"/>
      <w:contextualSpacing/>
    </w:pPr>
    <w:rPr>
      <w:rFonts w:ascii="Times New Roman" w:eastAsia="Times New Roman" w:hAnsi="Times New Roman" w:cs="Times New Roman"/>
      <w:sz w:val="24"/>
      <w:szCs w:val="24"/>
    </w:rPr>
  </w:style>
  <w:style w:type="character" w:styleId="ad">
    <w:name w:val="Placeholder Text"/>
    <w:basedOn w:val="a0"/>
    <w:uiPriority w:val="99"/>
    <w:semiHidden/>
    <w:rsid w:val="005E0E72"/>
    <w:rPr>
      <w:color w:val="808080"/>
    </w:rPr>
  </w:style>
  <w:style w:type="paragraph" w:styleId="ae">
    <w:name w:val="header"/>
    <w:basedOn w:val="a"/>
    <w:link w:val="af"/>
    <w:uiPriority w:val="99"/>
    <w:unhideWhenUsed/>
    <w:rsid w:val="003927AB"/>
    <w:pPr>
      <w:tabs>
        <w:tab w:val="center" w:pos="4680"/>
        <w:tab w:val="right" w:pos="9360"/>
      </w:tabs>
      <w:spacing w:after="0"/>
    </w:pPr>
  </w:style>
  <w:style w:type="character" w:customStyle="1" w:styleId="af">
    <w:name w:val="כותרת עליונה תו"/>
    <w:basedOn w:val="a0"/>
    <w:link w:val="ae"/>
    <w:uiPriority w:val="99"/>
    <w:rsid w:val="003927AB"/>
  </w:style>
  <w:style w:type="paragraph" w:styleId="af0">
    <w:name w:val="TOC Heading"/>
    <w:basedOn w:val="1"/>
    <w:next w:val="a"/>
    <w:uiPriority w:val="39"/>
    <w:unhideWhenUsed/>
    <w:qFormat/>
    <w:rsid w:val="00AA549C"/>
    <w:pPr>
      <w:keepLines/>
      <w:numPr>
        <w:numId w:val="0"/>
      </w:numPr>
      <w:bidi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u w:val="none"/>
      <w:lang w:bidi="ar-SA"/>
    </w:rPr>
  </w:style>
  <w:style w:type="paragraph" w:styleId="TOC1">
    <w:name w:val="toc 1"/>
    <w:basedOn w:val="a"/>
    <w:next w:val="a"/>
    <w:autoRedefine/>
    <w:uiPriority w:val="39"/>
    <w:unhideWhenUsed/>
    <w:rsid w:val="00377F1A"/>
    <w:pPr>
      <w:tabs>
        <w:tab w:val="right" w:pos="8296"/>
      </w:tabs>
      <w:spacing w:before="240" w:after="120"/>
      <w:jc w:val="right"/>
    </w:pPr>
    <w:rPr>
      <w:rFonts w:cstheme="minorHAnsi"/>
      <w:b/>
      <w:bCs/>
      <w:sz w:val="20"/>
      <w:szCs w:val="20"/>
    </w:rPr>
  </w:style>
  <w:style w:type="paragraph" w:styleId="TOC2">
    <w:name w:val="toc 2"/>
    <w:basedOn w:val="a"/>
    <w:next w:val="a"/>
    <w:autoRedefine/>
    <w:uiPriority w:val="39"/>
    <w:unhideWhenUsed/>
    <w:rsid w:val="00377F1A"/>
    <w:pPr>
      <w:tabs>
        <w:tab w:val="right" w:pos="8296"/>
      </w:tabs>
      <w:spacing w:before="120" w:after="0"/>
      <w:ind w:left="220"/>
      <w:jc w:val="right"/>
    </w:pPr>
    <w:rPr>
      <w:rFonts w:cstheme="minorHAnsi"/>
      <w:i/>
      <w:iCs/>
      <w:sz w:val="20"/>
      <w:szCs w:val="20"/>
    </w:rPr>
  </w:style>
  <w:style w:type="paragraph" w:styleId="TOC3">
    <w:name w:val="toc 3"/>
    <w:basedOn w:val="a"/>
    <w:next w:val="a"/>
    <w:autoRedefine/>
    <w:uiPriority w:val="39"/>
    <w:unhideWhenUsed/>
    <w:rsid w:val="00AA549C"/>
    <w:pPr>
      <w:spacing w:after="0"/>
      <w:ind w:left="440"/>
    </w:pPr>
    <w:rPr>
      <w:rFonts w:cstheme="minorHAnsi"/>
      <w:sz w:val="20"/>
      <w:szCs w:val="20"/>
    </w:rPr>
  </w:style>
  <w:style w:type="paragraph" w:styleId="TOC4">
    <w:name w:val="toc 4"/>
    <w:basedOn w:val="a"/>
    <w:next w:val="a"/>
    <w:autoRedefine/>
    <w:uiPriority w:val="39"/>
    <w:unhideWhenUsed/>
    <w:rsid w:val="00377F1A"/>
    <w:pPr>
      <w:spacing w:after="0"/>
      <w:ind w:left="660"/>
    </w:pPr>
    <w:rPr>
      <w:rFonts w:cstheme="minorHAnsi"/>
      <w:sz w:val="20"/>
      <w:szCs w:val="20"/>
    </w:rPr>
  </w:style>
  <w:style w:type="paragraph" w:styleId="TOC5">
    <w:name w:val="toc 5"/>
    <w:basedOn w:val="a"/>
    <w:next w:val="a"/>
    <w:autoRedefine/>
    <w:uiPriority w:val="39"/>
    <w:unhideWhenUsed/>
    <w:rsid w:val="00377F1A"/>
    <w:pPr>
      <w:spacing w:after="0"/>
      <w:ind w:left="880"/>
    </w:pPr>
    <w:rPr>
      <w:rFonts w:cstheme="minorHAnsi"/>
      <w:sz w:val="20"/>
      <w:szCs w:val="20"/>
    </w:rPr>
  </w:style>
  <w:style w:type="paragraph" w:styleId="TOC6">
    <w:name w:val="toc 6"/>
    <w:basedOn w:val="a"/>
    <w:next w:val="a"/>
    <w:autoRedefine/>
    <w:uiPriority w:val="39"/>
    <w:unhideWhenUsed/>
    <w:rsid w:val="00377F1A"/>
    <w:pPr>
      <w:spacing w:after="0"/>
      <w:ind w:left="1100"/>
    </w:pPr>
    <w:rPr>
      <w:rFonts w:cstheme="minorHAnsi"/>
      <w:sz w:val="20"/>
      <w:szCs w:val="20"/>
    </w:rPr>
  </w:style>
  <w:style w:type="paragraph" w:styleId="TOC7">
    <w:name w:val="toc 7"/>
    <w:basedOn w:val="a"/>
    <w:next w:val="a"/>
    <w:autoRedefine/>
    <w:uiPriority w:val="39"/>
    <w:unhideWhenUsed/>
    <w:rsid w:val="00377F1A"/>
    <w:pPr>
      <w:spacing w:after="0"/>
      <w:ind w:left="1320"/>
    </w:pPr>
    <w:rPr>
      <w:rFonts w:cstheme="minorHAnsi"/>
      <w:sz w:val="20"/>
      <w:szCs w:val="20"/>
    </w:rPr>
  </w:style>
  <w:style w:type="paragraph" w:styleId="TOC8">
    <w:name w:val="toc 8"/>
    <w:basedOn w:val="a"/>
    <w:next w:val="a"/>
    <w:autoRedefine/>
    <w:uiPriority w:val="39"/>
    <w:unhideWhenUsed/>
    <w:rsid w:val="00377F1A"/>
    <w:pPr>
      <w:spacing w:after="0"/>
      <w:ind w:left="1540"/>
    </w:pPr>
    <w:rPr>
      <w:rFonts w:cstheme="minorHAnsi"/>
      <w:sz w:val="20"/>
      <w:szCs w:val="20"/>
    </w:rPr>
  </w:style>
  <w:style w:type="paragraph" w:styleId="TOC9">
    <w:name w:val="toc 9"/>
    <w:basedOn w:val="a"/>
    <w:next w:val="a"/>
    <w:autoRedefine/>
    <w:uiPriority w:val="39"/>
    <w:unhideWhenUsed/>
    <w:rsid w:val="00377F1A"/>
    <w:pPr>
      <w:spacing w:after="0"/>
      <w:ind w:left="1760"/>
    </w:pPr>
    <w:rPr>
      <w:rFonts w:cstheme="minorHAnsi"/>
      <w:sz w:val="20"/>
      <w:szCs w:val="20"/>
    </w:rPr>
  </w:style>
  <w:style w:type="paragraph" w:styleId="af1">
    <w:name w:val="Bibliography"/>
    <w:basedOn w:val="a"/>
    <w:next w:val="a"/>
    <w:uiPriority w:val="37"/>
    <w:unhideWhenUsed/>
    <w:rsid w:val="00F27A8F"/>
  </w:style>
  <w:style w:type="table" w:styleId="af2">
    <w:name w:val="Table Grid"/>
    <w:basedOn w:val="a1"/>
    <w:uiPriority w:val="39"/>
    <w:rsid w:val="00867F1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867F16"/>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3">
    <w:name w:val="annotation reference"/>
    <w:basedOn w:val="a0"/>
    <w:uiPriority w:val="99"/>
    <w:semiHidden/>
    <w:unhideWhenUsed/>
    <w:rsid w:val="00B744A9"/>
    <w:rPr>
      <w:sz w:val="16"/>
      <w:szCs w:val="16"/>
    </w:rPr>
  </w:style>
  <w:style w:type="paragraph" w:styleId="af4">
    <w:name w:val="annotation text"/>
    <w:basedOn w:val="a"/>
    <w:link w:val="af5"/>
    <w:uiPriority w:val="99"/>
    <w:semiHidden/>
    <w:unhideWhenUsed/>
    <w:rsid w:val="00B744A9"/>
    <w:rPr>
      <w:sz w:val="20"/>
      <w:szCs w:val="20"/>
    </w:rPr>
  </w:style>
  <w:style w:type="character" w:customStyle="1" w:styleId="af5">
    <w:name w:val="טקסט הערה תו"/>
    <w:basedOn w:val="a0"/>
    <w:link w:val="af4"/>
    <w:uiPriority w:val="99"/>
    <w:semiHidden/>
    <w:rsid w:val="00B744A9"/>
    <w:rPr>
      <w:sz w:val="20"/>
      <w:szCs w:val="20"/>
    </w:rPr>
  </w:style>
  <w:style w:type="paragraph" w:styleId="af6">
    <w:name w:val="annotation subject"/>
    <w:basedOn w:val="af4"/>
    <w:next w:val="af4"/>
    <w:link w:val="af7"/>
    <w:uiPriority w:val="99"/>
    <w:semiHidden/>
    <w:unhideWhenUsed/>
    <w:rsid w:val="00B744A9"/>
    <w:rPr>
      <w:b/>
      <w:bCs/>
    </w:rPr>
  </w:style>
  <w:style w:type="character" w:customStyle="1" w:styleId="af7">
    <w:name w:val="נושא הערה תו"/>
    <w:basedOn w:val="af5"/>
    <w:link w:val="af6"/>
    <w:uiPriority w:val="99"/>
    <w:semiHidden/>
    <w:rsid w:val="00B744A9"/>
    <w:rPr>
      <w:b/>
      <w:bCs/>
      <w:sz w:val="20"/>
      <w:szCs w:val="20"/>
    </w:rPr>
  </w:style>
  <w:style w:type="paragraph" w:styleId="af8">
    <w:name w:val="Balloon Text"/>
    <w:basedOn w:val="a"/>
    <w:link w:val="af9"/>
    <w:uiPriority w:val="99"/>
    <w:semiHidden/>
    <w:unhideWhenUsed/>
    <w:rsid w:val="00B744A9"/>
    <w:pPr>
      <w:spacing w:after="0"/>
    </w:pPr>
    <w:rPr>
      <w:rFonts w:ascii="Segoe UI" w:hAnsi="Segoe UI" w:cs="Segoe UI"/>
      <w:sz w:val="18"/>
      <w:szCs w:val="18"/>
    </w:rPr>
  </w:style>
  <w:style w:type="character" w:customStyle="1" w:styleId="af9">
    <w:name w:val="טקסט בלונים תו"/>
    <w:basedOn w:val="a0"/>
    <w:link w:val="af8"/>
    <w:uiPriority w:val="99"/>
    <w:semiHidden/>
    <w:rsid w:val="00B744A9"/>
    <w:rPr>
      <w:rFonts w:ascii="Segoe UI" w:hAnsi="Segoe UI" w:cs="Segoe UI"/>
      <w:sz w:val="18"/>
      <w:szCs w:val="18"/>
    </w:rPr>
  </w:style>
  <w:style w:type="character" w:styleId="afa">
    <w:name w:val="Mention"/>
    <w:basedOn w:val="a0"/>
    <w:uiPriority w:val="99"/>
    <w:semiHidden/>
    <w:unhideWhenUsed/>
    <w:rsid w:val="00D63D18"/>
    <w:rPr>
      <w:color w:val="2B579A"/>
      <w:shd w:val="clear" w:color="auto" w:fill="E6E6E6"/>
    </w:rPr>
  </w:style>
  <w:style w:type="character" w:customStyle="1" w:styleId="apple-converted-space">
    <w:name w:val="apple-converted-space"/>
    <w:basedOn w:val="a0"/>
    <w:rsid w:val="0003399A"/>
  </w:style>
  <w:style w:type="character" w:styleId="FollowedHyperlink">
    <w:name w:val="FollowedHyperlink"/>
    <w:basedOn w:val="a0"/>
    <w:uiPriority w:val="99"/>
    <w:semiHidden/>
    <w:unhideWhenUsed/>
    <w:rsid w:val="0003399A"/>
    <w:rPr>
      <w:color w:val="954F72" w:themeColor="followedHyperlink"/>
      <w:u w:val="single"/>
    </w:rPr>
  </w:style>
  <w:style w:type="paragraph" w:styleId="NormalWeb">
    <w:name w:val="Normal (Web)"/>
    <w:basedOn w:val="a"/>
    <w:uiPriority w:val="99"/>
    <w:semiHidden/>
    <w:unhideWhenUsed/>
    <w:rsid w:val="001F1BE4"/>
    <w:pPr>
      <w:bidi w:val="0"/>
      <w:spacing w:before="100" w:beforeAutospacing="1" w:after="100" w:afterAutospacing="1"/>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6A44C0"/>
    <w:pPr>
      <w:spacing w:after="0"/>
    </w:pPr>
    <w:rPr>
      <w:rFonts w:ascii="Consolas" w:hAnsi="Consolas"/>
      <w:sz w:val="20"/>
      <w:szCs w:val="20"/>
    </w:rPr>
  </w:style>
  <w:style w:type="character" w:customStyle="1" w:styleId="HTML0">
    <w:name w:val="HTML מעוצב מראש תו"/>
    <w:basedOn w:val="a0"/>
    <w:link w:val="HTML"/>
    <w:uiPriority w:val="99"/>
    <w:semiHidden/>
    <w:rsid w:val="006A44C0"/>
    <w:rPr>
      <w:rFonts w:ascii="Consolas" w:hAnsi="Consolas"/>
      <w:sz w:val="20"/>
      <w:szCs w:val="20"/>
    </w:rPr>
  </w:style>
  <w:style w:type="paragraph" w:styleId="afb">
    <w:name w:val="Revision"/>
    <w:hidden/>
    <w:uiPriority w:val="99"/>
    <w:semiHidden/>
    <w:rsid w:val="006B18F1"/>
    <w:pPr>
      <w:bidi w:val="0"/>
      <w:spacing w:after="0"/>
    </w:pPr>
  </w:style>
  <w:style w:type="character" w:styleId="afc">
    <w:name w:val="Emphasis"/>
    <w:basedOn w:val="a0"/>
    <w:uiPriority w:val="20"/>
    <w:qFormat/>
    <w:rsid w:val="005D68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3750">
      <w:bodyDiv w:val="1"/>
      <w:marLeft w:val="0"/>
      <w:marRight w:val="0"/>
      <w:marTop w:val="0"/>
      <w:marBottom w:val="0"/>
      <w:divBdr>
        <w:top w:val="none" w:sz="0" w:space="0" w:color="auto"/>
        <w:left w:val="none" w:sz="0" w:space="0" w:color="auto"/>
        <w:bottom w:val="none" w:sz="0" w:space="0" w:color="auto"/>
        <w:right w:val="none" w:sz="0" w:space="0" w:color="auto"/>
      </w:divBdr>
    </w:div>
    <w:div w:id="103422578">
      <w:bodyDiv w:val="1"/>
      <w:marLeft w:val="0"/>
      <w:marRight w:val="0"/>
      <w:marTop w:val="0"/>
      <w:marBottom w:val="0"/>
      <w:divBdr>
        <w:top w:val="none" w:sz="0" w:space="0" w:color="auto"/>
        <w:left w:val="none" w:sz="0" w:space="0" w:color="auto"/>
        <w:bottom w:val="none" w:sz="0" w:space="0" w:color="auto"/>
        <w:right w:val="none" w:sz="0" w:space="0" w:color="auto"/>
      </w:divBdr>
    </w:div>
    <w:div w:id="110177238">
      <w:bodyDiv w:val="1"/>
      <w:marLeft w:val="0"/>
      <w:marRight w:val="0"/>
      <w:marTop w:val="0"/>
      <w:marBottom w:val="0"/>
      <w:divBdr>
        <w:top w:val="none" w:sz="0" w:space="0" w:color="auto"/>
        <w:left w:val="none" w:sz="0" w:space="0" w:color="auto"/>
        <w:bottom w:val="none" w:sz="0" w:space="0" w:color="auto"/>
        <w:right w:val="none" w:sz="0" w:space="0" w:color="auto"/>
      </w:divBdr>
    </w:div>
    <w:div w:id="111411270">
      <w:bodyDiv w:val="1"/>
      <w:marLeft w:val="0"/>
      <w:marRight w:val="0"/>
      <w:marTop w:val="0"/>
      <w:marBottom w:val="0"/>
      <w:divBdr>
        <w:top w:val="none" w:sz="0" w:space="0" w:color="auto"/>
        <w:left w:val="none" w:sz="0" w:space="0" w:color="auto"/>
        <w:bottom w:val="none" w:sz="0" w:space="0" w:color="auto"/>
        <w:right w:val="none" w:sz="0" w:space="0" w:color="auto"/>
      </w:divBdr>
    </w:div>
    <w:div w:id="118186874">
      <w:bodyDiv w:val="1"/>
      <w:marLeft w:val="0"/>
      <w:marRight w:val="0"/>
      <w:marTop w:val="0"/>
      <w:marBottom w:val="0"/>
      <w:divBdr>
        <w:top w:val="none" w:sz="0" w:space="0" w:color="auto"/>
        <w:left w:val="none" w:sz="0" w:space="0" w:color="auto"/>
        <w:bottom w:val="none" w:sz="0" w:space="0" w:color="auto"/>
        <w:right w:val="none" w:sz="0" w:space="0" w:color="auto"/>
      </w:divBdr>
    </w:div>
    <w:div w:id="124354468">
      <w:bodyDiv w:val="1"/>
      <w:marLeft w:val="0"/>
      <w:marRight w:val="0"/>
      <w:marTop w:val="0"/>
      <w:marBottom w:val="0"/>
      <w:divBdr>
        <w:top w:val="none" w:sz="0" w:space="0" w:color="auto"/>
        <w:left w:val="none" w:sz="0" w:space="0" w:color="auto"/>
        <w:bottom w:val="none" w:sz="0" w:space="0" w:color="auto"/>
        <w:right w:val="none" w:sz="0" w:space="0" w:color="auto"/>
      </w:divBdr>
    </w:div>
    <w:div w:id="145824822">
      <w:bodyDiv w:val="1"/>
      <w:marLeft w:val="0"/>
      <w:marRight w:val="0"/>
      <w:marTop w:val="0"/>
      <w:marBottom w:val="0"/>
      <w:divBdr>
        <w:top w:val="none" w:sz="0" w:space="0" w:color="auto"/>
        <w:left w:val="none" w:sz="0" w:space="0" w:color="auto"/>
        <w:bottom w:val="none" w:sz="0" w:space="0" w:color="auto"/>
        <w:right w:val="none" w:sz="0" w:space="0" w:color="auto"/>
      </w:divBdr>
    </w:div>
    <w:div w:id="158352191">
      <w:bodyDiv w:val="1"/>
      <w:marLeft w:val="0"/>
      <w:marRight w:val="0"/>
      <w:marTop w:val="0"/>
      <w:marBottom w:val="0"/>
      <w:divBdr>
        <w:top w:val="none" w:sz="0" w:space="0" w:color="auto"/>
        <w:left w:val="none" w:sz="0" w:space="0" w:color="auto"/>
        <w:bottom w:val="none" w:sz="0" w:space="0" w:color="auto"/>
        <w:right w:val="none" w:sz="0" w:space="0" w:color="auto"/>
      </w:divBdr>
    </w:div>
    <w:div w:id="166360930">
      <w:bodyDiv w:val="1"/>
      <w:marLeft w:val="0"/>
      <w:marRight w:val="0"/>
      <w:marTop w:val="0"/>
      <w:marBottom w:val="0"/>
      <w:divBdr>
        <w:top w:val="none" w:sz="0" w:space="0" w:color="auto"/>
        <w:left w:val="none" w:sz="0" w:space="0" w:color="auto"/>
        <w:bottom w:val="none" w:sz="0" w:space="0" w:color="auto"/>
        <w:right w:val="none" w:sz="0" w:space="0" w:color="auto"/>
      </w:divBdr>
    </w:div>
    <w:div w:id="199822998">
      <w:bodyDiv w:val="1"/>
      <w:marLeft w:val="0"/>
      <w:marRight w:val="0"/>
      <w:marTop w:val="0"/>
      <w:marBottom w:val="0"/>
      <w:divBdr>
        <w:top w:val="none" w:sz="0" w:space="0" w:color="auto"/>
        <w:left w:val="none" w:sz="0" w:space="0" w:color="auto"/>
        <w:bottom w:val="none" w:sz="0" w:space="0" w:color="auto"/>
        <w:right w:val="none" w:sz="0" w:space="0" w:color="auto"/>
      </w:divBdr>
    </w:div>
    <w:div w:id="234055396">
      <w:bodyDiv w:val="1"/>
      <w:marLeft w:val="0"/>
      <w:marRight w:val="0"/>
      <w:marTop w:val="0"/>
      <w:marBottom w:val="0"/>
      <w:divBdr>
        <w:top w:val="none" w:sz="0" w:space="0" w:color="auto"/>
        <w:left w:val="none" w:sz="0" w:space="0" w:color="auto"/>
        <w:bottom w:val="none" w:sz="0" w:space="0" w:color="auto"/>
        <w:right w:val="none" w:sz="0" w:space="0" w:color="auto"/>
      </w:divBdr>
    </w:div>
    <w:div w:id="332148959">
      <w:bodyDiv w:val="1"/>
      <w:marLeft w:val="0"/>
      <w:marRight w:val="0"/>
      <w:marTop w:val="0"/>
      <w:marBottom w:val="0"/>
      <w:divBdr>
        <w:top w:val="none" w:sz="0" w:space="0" w:color="auto"/>
        <w:left w:val="none" w:sz="0" w:space="0" w:color="auto"/>
        <w:bottom w:val="none" w:sz="0" w:space="0" w:color="auto"/>
        <w:right w:val="none" w:sz="0" w:space="0" w:color="auto"/>
      </w:divBdr>
    </w:div>
    <w:div w:id="384792896">
      <w:bodyDiv w:val="1"/>
      <w:marLeft w:val="0"/>
      <w:marRight w:val="0"/>
      <w:marTop w:val="0"/>
      <w:marBottom w:val="0"/>
      <w:divBdr>
        <w:top w:val="none" w:sz="0" w:space="0" w:color="auto"/>
        <w:left w:val="none" w:sz="0" w:space="0" w:color="auto"/>
        <w:bottom w:val="none" w:sz="0" w:space="0" w:color="auto"/>
        <w:right w:val="none" w:sz="0" w:space="0" w:color="auto"/>
      </w:divBdr>
    </w:div>
    <w:div w:id="609749446">
      <w:bodyDiv w:val="1"/>
      <w:marLeft w:val="0"/>
      <w:marRight w:val="0"/>
      <w:marTop w:val="0"/>
      <w:marBottom w:val="0"/>
      <w:divBdr>
        <w:top w:val="none" w:sz="0" w:space="0" w:color="auto"/>
        <w:left w:val="none" w:sz="0" w:space="0" w:color="auto"/>
        <w:bottom w:val="none" w:sz="0" w:space="0" w:color="auto"/>
        <w:right w:val="none" w:sz="0" w:space="0" w:color="auto"/>
      </w:divBdr>
    </w:div>
    <w:div w:id="658656155">
      <w:bodyDiv w:val="1"/>
      <w:marLeft w:val="0"/>
      <w:marRight w:val="0"/>
      <w:marTop w:val="0"/>
      <w:marBottom w:val="0"/>
      <w:divBdr>
        <w:top w:val="none" w:sz="0" w:space="0" w:color="auto"/>
        <w:left w:val="none" w:sz="0" w:space="0" w:color="auto"/>
        <w:bottom w:val="none" w:sz="0" w:space="0" w:color="auto"/>
        <w:right w:val="none" w:sz="0" w:space="0" w:color="auto"/>
      </w:divBdr>
    </w:div>
    <w:div w:id="696546355">
      <w:bodyDiv w:val="1"/>
      <w:marLeft w:val="0"/>
      <w:marRight w:val="0"/>
      <w:marTop w:val="0"/>
      <w:marBottom w:val="0"/>
      <w:divBdr>
        <w:top w:val="none" w:sz="0" w:space="0" w:color="auto"/>
        <w:left w:val="none" w:sz="0" w:space="0" w:color="auto"/>
        <w:bottom w:val="none" w:sz="0" w:space="0" w:color="auto"/>
        <w:right w:val="none" w:sz="0" w:space="0" w:color="auto"/>
      </w:divBdr>
    </w:div>
    <w:div w:id="697858073">
      <w:bodyDiv w:val="1"/>
      <w:marLeft w:val="0"/>
      <w:marRight w:val="0"/>
      <w:marTop w:val="0"/>
      <w:marBottom w:val="0"/>
      <w:divBdr>
        <w:top w:val="none" w:sz="0" w:space="0" w:color="auto"/>
        <w:left w:val="none" w:sz="0" w:space="0" w:color="auto"/>
        <w:bottom w:val="none" w:sz="0" w:space="0" w:color="auto"/>
        <w:right w:val="none" w:sz="0" w:space="0" w:color="auto"/>
      </w:divBdr>
    </w:div>
    <w:div w:id="718670253">
      <w:bodyDiv w:val="1"/>
      <w:marLeft w:val="0"/>
      <w:marRight w:val="0"/>
      <w:marTop w:val="0"/>
      <w:marBottom w:val="0"/>
      <w:divBdr>
        <w:top w:val="none" w:sz="0" w:space="0" w:color="auto"/>
        <w:left w:val="none" w:sz="0" w:space="0" w:color="auto"/>
        <w:bottom w:val="none" w:sz="0" w:space="0" w:color="auto"/>
        <w:right w:val="none" w:sz="0" w:space="0" w:color="auto"/>
      </w:divBdr>
    </w:div>
    <w:div w:id="788090483">
      <w:bodyDiv w:val="1"/>
      <w:marLeft w:val="0"/>
      <w:marRight w:val="0"/>
      <w:marTop w:val="0"/>
      <w:marBottom w:val="0"/>
      <w:divBdr>
        <w:top w:val="none" w:sz="0" w:space="0" w:color="auto"/>
        <w:left w:val="none" w:sz="0" w:space="0" w:color="auto"/>
        <w:bottom w:val="none" w:sz="0" w:space="0" w:color="auto"/>
        <w:right w:val="none" w:sz="0" w:space="0" w:color="auto"/>
      </w:divBdr>
    </w:div>
    <w:div w:id="815412376">
      <w:bodyDiv w:val="1"/>
      <w:marLeft w:val="0"/>
      <w:marRight w:val="0"/>
      <w:marTop w:val="0"/>
      <w:marBottom w:val="0"/>
      <w:divBdr>
        <w:top w:val="none" w:sz="0" w:space="0" w:color="auto"/>
        <w:left w:val="none" w:sz="0" w:space="0" w:color="auto"/>
        <w:bottom w:val="none" w:sz="0" w:space="0" w:color="auto"/>
        <w:right w:val="none" w:sz="0" w:space="0" w:color="auto"/>
      </w:divBdr>
    </w:div>
    <w:div w:id="862860512">
      <w:bodyDiv w:val="1"/>
      <w:marLeft w:val="0"/>
      <w:marRight w:val="0"/>
      <w:marTop w:val="0"/>
      <w:marBottom w:val="0"/>
      <w:divBdr>
        <w:top w:val="none" w:sz="0" w:space="0" w:color="auto"/>
        <w:left w:val="none" w:sz="0" w:space="0" w:color="auto"/>
        <w:bottom w:val="none" w:sz="0" w:space="0" w:color="auto"/>
        <w:right w:val="none" w:sz="0" w:space="0" w:color="auto"/>
      </w:divBdr>
    </w:div>
    <w:div w:id="898904500">
      <w:bodyDiv w:val="1"/>
      <w:marLeft w:val="0"/>
      <w:marRight w:val="0"/>
      <w:marTop w:val="0"/>
      <w:marBottom w:val="0"/>
      <w:divBdr>
        <w:top w:val="none" w:sz="0" w:space="0" w:color="auto"/>
        <w:left w:val="none" w:sz="0" w:space="0" w:color="auto"/>
        <w:bottom w:val="none" w:sz="0" w:space="0" w:color="auto"/>
        <w:right w:val="none" w:sz="0" w:space="0" w:color="auto"/>
      </w:divBdr>
    </w:div>
    <w:div w:id="918372063">
      <w:bodyDiv w:val="1"/>
      <w:marLeft w:val="0"/>
      <w:marRight w:val="0"/>
      <w:marTop w:val="0"/>
      <w:marBottom w:val="0"/>
      <w:divBdr>
        <w:top w:val="none" w:sz="0" w:space="0" w:color="auto"/>
        <w:left w:val="none" w:sz="0" w:space="0" w:color="auto"/>
        <w:bottom w:val="none" w:sz="0" w:space="0" w:color="auto"/>
        <w:right w:val="none" w:sz="0" w:space="0" w:color="auto"/>
      </w:divBdr>
    </w:div>
    <w:div w:id="977492301">
      <w:bodyDiv w:val="1"/>
      <w:marLeft w:val="0"/>
      <w:marRight w:val="0"/>
      <w:marTop w:val="0"/>
      <w:marBottom w:val="0"/>
      <w:divBdr>
        <w:top w:val="none" w:sz="0" w:space="0" w:color="auto"/>
        <w:left w:val="none" w:sz="0" w:space="0" w:color="auto"/>
        <w:bottom w:val="none" w:sz="0" w:space="0" w:color="auto"/>
        <w:right w:val="none" w:sz="0" w:space="0" w:color="auto"/>
      </w:divBdr>
    </w:div>
    <w:div w:id="997272521">
      <w:bodyDiv w:val="1"/>
      <w:marLeft w:val="0"/>
      <w:marRight w:val="0"/>
      <w:marTop w:val="0"/>
      <w:marBottom w:val="0"/>
      <w:divBdr>
        <w:top w:val="none" w:sz="0" w:space="0" w:color="auto"/>
        <w:left w:val="none" w:sz="0" w:space="0" w:color="auto"/>
        <w:bottom w:val="none" w:sz="0" w:space="0" w:color="auto"/>
        <w:right w:val="none" w:sz="0" w:space="0" w:color="auto"/>
      </w:divBdr>
    </w:div>
    <w:div w:id="1041370103">
      <w:bodyDiv w:val="1"/>
      <w:marLeft w:val="0"/>
      <w:marRight w:val="0"/>
      <w:marTop w:val="0"/>
      <w:marBottom w:val="0"/>
      <w:divBdr>
        <w:top w:val="none" w:sz="0" w:space="0" w:color="auto"/>
        <w:left w:val="none" w:sz="0" w:space="0" w:color="auto"/>
        <w:bottom w:val="none" w:sz="0" w:space="0" w:color="auto"/>
        <w:right w:val="none" w:sz="0" w:space="0" w:color="auto"/>
      </w:divBdr>
    </w:div>
    <w:div w:id="1147475809">
      <w:bodyDiv w:val="1"/>
      <w:marLeft w:val="0"/>
      <w:marRight w:val="0"/>
      <w:marTop w:val="0"/>
      <w:marBottom w:val="0"/>
      <w:divBdr>
        <w:top w:val="none" w:sz="0" w:space="0" w:color="auto"/>
        <w:left w:val="none" w:sz="0" w:space="0" w:color="auto"/>
        <w:bottom w:val="none" w:sz="0" w:space="0" w:color="auto"/>
        <w:right w:val="none" w:sz="0" w:space="0" w:color="auto"/>
      </w:divBdr>
    </w:div>
    <w:div w:id="1166213947">
      <w:bodyDiv w:val="1"/>
      <w:marLeft w:val="0"/>
      <w:marRight w:val="0"/>
      <w:marTop w:val="0"/>
      <w:marBottom w:val="0"/>
      <w:divBdr>
        <w:top w:val="none" w:sz="0" w:space="0" w:color="auto"/>
        <w:left w:val="none" w:sz="0" w:space="0" w:color="auto"/>
        <w:bottom w:val="none" w:sz="0" w:space="0" w:color="auto"/>
        <w:right w:val="none" w:sz="0" w:space="0" w:color="auto"/>
      </w:divBdr>
    </w:div>
    <w:div w:id="1290285356">
      <w:bodyDiv w:val="1"/>
      <w:marLeft w:val="0"/>
      <w:marRight w:val="0"/>
      <w:marTop w:val="0"/>
      <w:marBottom w:val="0"/>
      <w:divBdr>
        <w:top w:val="none" w:sz="0" w:space="0" w:color="auto"/>
        <w:left w:val="none" w:sz="0" w:space="0" w:color="auto"/>
        <w:bottom w:val="none" w:sz="0" w:space="0" w:color="auto"/>
        <w:right w:val="none" w:sz="0" w:space="0" w:color="auto"/>
      </w:divBdr>
    </w:div>
    <w:div w:id="1531064020">
      <w:bodyDiv w:val="1"/>
      <w:marLeft w:val="0"/>
      <w:marRight w:val="0"/>
      <w:marTop w:val="0"/>
      <w:marBottom w:val="0"/>
      <w:divBdr>
        <w:top w:val="none" w:sz="0" w:space="0" w:color="auto"/>
        <w:left w:val="none" w:sz="0" w:space="0" w:color="auto"/>
        <w:bottom w:val="none" w:sz="0" w:space="0" w:color="auto"/>
        <w:right w:val="none" w:sz="0" w:space="0" w:color="auto"/>
      </w:divBdr>
    </w:div>
    <w:div w:id="1532111322">
      <w:bodyDiv w:val="1"/>
      <w:marLeft w:val="0"/>
      <w:marRight w:val="0"/>
      <w:marTop w:val="0"/>
      <w:marBottom w:val="0"/>
      <w:divBdr>
        <w:top w:val="none" w:sz="0" w:space="0" w:color="auto"/>
        <w:left w:val="none" w:sz="0" w:space="0" w:color="auto"/>
        <w:bottom w:val="none" w:sz="0" w:space="0" w:color="auto"/>
        <w:right w:val="none" w:sz="0" w:space="0" w:color="auto"/>
      </w:divBdr>
    </w:div>
    <w:div w:id="1563905670">
      <w:bodyDiv w:val="1"/>
      <w:marLeft w:val="0"/>
      <w:marRight w:val="0"/>
      <w:marTop w:val="0"/>
      <w:marBottom w:val="0"/>
      <w:divBdr>
        <w:top w:val="none" w:sz="0" w:space="0" w:color="auto"/>
        <w:left w:val="none" w:sz="0" w:space="0" w:color="auto"/>
        <w:bottom w:val="none" w:sz="0" w:space="0" w:color="auto"/>
        <w:right w:val="none" w:sz="0" w:space="0" w:color="auto"/>
      </w:divBdr>
    </w:div>
    <w:div w:id="1575356243">
      <w:bodyDiv w:val="1"/>
      <w:marLeft w:val="0"/>
      <w:marRight w:val="0"/>
      <w:marTop w:val="0"/>
      <w:marBottom w:val="0"/>
      <w:divBdr>
        <w:top w:val="none" w:sz="0" w:space="0" w:color="auto"/>
        <w:left w:val="none" w:sz="0" w:space="0" w:color="auto"/>
        <w:bottom w:val="none" w:sz="0" w:space="0" w:color="auto"/>
        <w:right w:val="none" w:sz="0" w:space="0" w:color="auto"/>
      </w:divBdr>
    </w:div>
    <w:div w:id="1603802421">
      <w:bodyDiv w:val="1"/>
      <w:marLeft w:val="0"/>
      <w:marRight w:val="0"/>
      <w:marTop w:val="0"/>
      <w:marBottom w:val="0"/>
      <w:divBdr>
        <w:top w:val="none" w:sz="0" w:space="0" w:color="auto"/>
        <w:left w:val="none" w:sz="0" w:space="0" w:color="auto"/>
        <w:bottom w:val="none" w:sz="0" w:space="0" w:color="auto"/>
        <w:right w:val="none" w:sz="0" w:space="0" w:color="auto"/>
      </w:divBdr>
    </w:div>
    <w:div w:id="1626351265">
      <w:bodyDiv w:val="1"/>
      <w:marLeft w:val="0"/>
      <w:marRight w:val="0"/>
      <w:marTop w:val="0"/>
      <w:marBottom w:val="0"/>
      <w:divBdr>
        <w:top w:val="none" w:sz="0" w:space="0" w:color="auto"/>
        <w:left w:val="none" w:sz="0" w:space="0" w:color="auto"/>
        <w:bottom w:val="none" w:sz="0" w:space="0" w:color="auto"/>
        <w:right w:val="none" w:sz="0" w:space="0" w:color="auto"/>
      </w:divBdr>
    </w:div>
    <w:div w:id="1626543874">
      <w:bodyDiv w:val="1"/>
      <w:marLeft w:val="0"/>
      <w:marRight w:val="0"/>
      <w:marTop w:val="0"/>
      <w:marBottom w:val="0"/>
      <w:divBdr>
        <w:top w:val="none" w:sz="0" w:space="0" w:color="auto"/>
        <w:left w:val="none" w:sz="0" w:space="0" w:color="auto"/>
        <w:bottom w:val="none" w:sz="0" w:space="0" w:color="auto"/>
        <w:right w:val="none" w:sz="0" w:space="0" w:color="auto"/>
      </w:divBdr>
    </w:div>
    <w:div w:id="1647470754">
      <w:bodyDiv w:val="1"/>
      <w:marLeft w:val="0"/>
      <w:marRight w:val="0"/>
      <w:marTop w:val="0"/>
      <w:marBottom w:val="0"/>
      <w:divBdr>
        <w:top w:val="none" w:sz="0" w:space="0" w:color="auto"/>
        <w:left w:val="none" w:sz="0" w:space="0" w:color="auto"/>
        <w:bottom w:val="none" w:sz="0" w:space="0" w:color="auto"/>
        <w:right w:val="none" w:sz="0" w:space="0" w:color="auto"/>
      </w:divBdr>
    </w:div>
    <w:div w:id="1732726956">
      <w:bodyDiv w:val="1"/>
      <w:marLeft w:val="0"/>
      <w:marRight w:val="0"/>
      <w:marTop w:val="0"/>
      <w:marBottom w:val="0"/>
      <w:divBdr>
        <w:top w:val="none" w:sz="0" w:space="0" w:color="auto"/>
        <w:left w:val="none" w:sz="0" w:space="0" w:color="auto"/>
        <w:bottom w:val="none" w:sz="0" w:space="0" w:color="auto"/>
        <w:right w:val="none" w:sz="0" w:space="0" w:color="auto"/>
      </w:divBdr>
    </w:div>
    <w:div w:id="1773671860">
      <w:bodyDiv w:val="1"/>
      <w:marLeft w:val="0"/>
      <w:marRight w:val="0"/>
      <w:marTop w:val="0"/>
      <w:marBottom w:val="0"/>
      <w:divBdr>
        <w:top w:val="none" w:sz="0" w:space="0" w:color="auto"/>
        <w:left w:val="none" w:sz="0" w:space="0" w:color="auto"/>
        <w:bottom w:val="none" w:sz="0" w:space="0" w:color="auto"/>
        <w:right w:val="none" w:sz="0" w:space="0" w:color="auto"/>
      </w:divBdr>
    </w:div>
    <w:div w:id="1829662344">
      <w:bodyDiv w:val="1"/>
      <w:marLeft w:val="0"/>
      <w:marRight w:val="0"/>
      <w:marTop w:val="0"/>
      <w:marBottom w:val="0"/>
      <w:divBdr>
        <w:top w:val="none" w:sz="0" w:space="0" w:color="auto"/>
        <w:left w:val="none" w:sz="0" w:space="0" w:color="auto"/>
        <w:bottom w:val="none" w:sz="0" w:space="0" w:color="auto"/>
        <w:right w:val="none" w:sz="0" w:space="0" w:color="auto"/>
      </w:divBdr>
    </w:div>
    <w:div w:id="1873155541">
      <w:bodyDiv w:val="1"/>
      <w:marLeft w:val="0"/>
      <w:marRight w:val="0"/>
      <w:marTop w:val="0"/>
      <w:marBottom w:val="0"/>
      <w:divBdr>
        <w:top w:val="none" w:sz="0" w:space="0" w:color="auto"/>
        <w:left w:val="none" w:sz="0" w:space="0" w:color="auto"/>
        <w:bottom w:val="none" w:sz="0" w:space="0" w:color="auto"/>
        <w:right w:val="none" w:sz="0" w:space="0" w:color="auto"/>
      </w:divBdr>
    </w:div>
    <w:div w:id="1894078518">
      <w:bodyDiv w:val="1"/>
      <w:marLeft w:val="0"/>
      <w:marRight w:val="0"/>
      <w:marTop w:val="0"/>
      <w:marBottom w:val="0"/>
      <w:divBdr>
        <w:top w:val="none" w:sz="0" w:space="0" w:color="auto"/>
        <w:left w:val="none" w:sz="0" w:space="0" w:color="auto"/>
        <w:bottom w:val="none" w:sz="0" w:space="0" w:color="auto"/>
        <w:right w:val="none" w:sz="0" w:space="0" w:color="auto"/>
      </w:divBdr>
    </w:div>
    <w:div w:id="1977686179">
      <w:bodyDiv w:val="1"/>
      <w:marLeft w:val="0"/>
      <w:marRight w:val="0"/>
      <w:marTop w:val="0"/>
      <w:marBottom w:val="0"/>
      <w:divBdr>
        <w:top w:val="none" w:sz="0" w:space="0" w:color="auto"/>
        <w:left w:val="none" w:sz="0" w:space="0" w:color="auto"/>
        <w:bottom w:val="none" w:sz="0" w:space="0" w:color="auto"/>
        <w:right w:val="none" w:sz="0" w:space="0" w:color="auto"/>
      </w:divBdr>
    </w:div>
    <w:div w:id="2005208392">
      <w:bodyDiv w:val="1"/>
      <w:marLeft w:val="0"/>
      <w:marRight w:val="0"/>
      <w:marTop w:val="0"/>
      <w:marBottom w:val="0"/>
      <w:divBdr>
        <w:top w:val="none" w:sz="0" w:space="0" w:color="auto"/>
        <w:left w:val="none" w:sz="0" w:space="0" w:color="auto"/>
        <w:bottom w:val="none" w:sz="0" w:space="0" w:color="auto"/>
        <w:right w:val="none" w:sz="0" w:space="0" w:color="auto"/>
      </w:divBdr>
    </w:div>
    <w:div w:id="213020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he.wikipedia.org/wiki/%D7%9E%D7%A2%D7%9C%D7%94_(%D7%96%D7%95%D7%95%D7%99%D7%AA)"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he.wikipedia.org/wiki/%D7%94%D7%A7%D7%95%D7%98%D7%91_%D7%94%D7%A6%D7%A4%D7%95%D7%A0%D7%99" TargetMode="External"/><Relationship Id="rId34" Type="http://schemas.openxmlformats.org/officeDocument/2006/relationships/image" Target="media/image11.png"/><Relationship Id="rId42" Type="http://schemas.openxmlformats.org/officeDocument/2006/relationships/image" Target="media/image19.png"/><Relationship Id="rId47"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s://he.wikipedia.org/wiki/%D7%A7%D7%95_%D7%A8%D7%95%D7%97%D7%91" TargetMode="External"/><Relationship Id="rId25" Type="http://schemas.openxmlformats.org/officeDocument/2006/relationships/hyperlink" Target="https://en.wikipedia.org/wiki/Triangulation_(surveying)"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he.wikipedia.org/wiki/%D7%A7%D7%95_%D7%90%D7%95%D7%A8%D7%9A" TargetMode="External"/><Relationship Id="rId20" Type="http://schemas.openxmlformats.org/officeDocument/2006/relationships/hyperlink" Target="https://he.wikipedia.org/wiki/%D7%A7%D7%95_%D7%94%D7%9E%D7%A9%D7%95%D7%95%D7%94" TargetMode="External"/><Relationship Id="rId29" Type="http://schemas.openxmlformats.org/officeDocument/2006/relationships/image" Target="media/image6.PNG"/><Relationship Id="rId41"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s://he.wikipedia.org/wiki/%D7%94%D7%90%D7%95%D7%A7%D7%99%D7%99%D7%A0%D7%95%D7%A1_%D7%94%D7%A9%D7%A7%D7%98"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he.wikipedia.org/wiki/%D7%9B%D7%93%D7%95%D7%A8_%D7%94%D7%90%D7%A8%D7%A5" TargetMode="External"/><Relationship Id="rId23" Type="http://schemas.openxmlformats.org/officeDocument/2006/relationships/hyperlink" Target="https://he.wikipedia.org/wiki/%D7%A7%D7%95_%D7%92%D7%A8%D7%99%D7%A0%D7%99%D7%A5%27"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en.wikipedia.org/wiki/Global_positioning_system" TargetMode="External"/><Relationship Id="rId19" Type="http://schemas.openxmlformats.org/officeDocument/2006/relationships/hyperlink" Target="https://he.wikipedia.org/wiki/%D7%9E%D7%A1%D7%A4%D7%A8" TargetMode="External"/><Relationship Id="rId31" Type="http://schemas.openxmlformats.org/officeDocument/2006/relationships/image" Target="media/image8.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he.wikipedia.org/wiki/%D7%A0%D7%A7%D7%95%D7%93%D7%AA_%D7%A6%D7%99%D7%95%D7%9F" TargetMode="External"/><Relationship Id="rId22" Type="http://schemas.openxmlformats.org/officeDocument/2006/relationships/hyperlink" Target="https://he.wikipedia.org/wiki/%D7%94%D7%A7%D7%95%D7%98%D7%91_%D7%94%D7%93%D7%A8%D7%95%D7%9E%D7%99"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Gil06</b:Tag>
    <b:SourceType>Book</b:SourceType>
    <b:Guid>{524CA4B7-5F1E-435B-AFA9-0F693AC71E32}</b:Guid>
    <b:LCID>en-US</b:LCID>
    <b:Author>
      <b:Author>
        <b:NameList>
          <b:Person>
            <b:Last>Strang</b:Last>
            <b:First>Gilbert</b:First>
          </b:Person>
        </b:NameList>
      </b:Author>
    </b:Author>
    <b:Title>Linear Algebra and Its Applications</b:Title>
    <b:Year>2006</b:Year>
    <b:Publisher>Cengage Learning</b:Publisher>
    <b:RefOrder>2</b:RefOrder>
  </b:Source>
  <b:Source>
    <b:Tag>htt</b:Tag>
    <b:SourceType>InternetSite</b:SourceType>
    <b:Guid>{FCABF6C5-62C6-4F42-BA68-5BEBF104A4C2}</b:Guid>
    <b:URL>https://docs.scipy.org/doc/numpy/reference/generated/numpy.linalg.lstsq.html</b:URL>
    <b:RefOrder>3</b:RefOrder>
  </b:Source>
  <b:Source>
    <b:Tag>scipy_svd</b:Tag>
    <b:SourceType>InternetSite</b:SourceType>
    <b:Guid>{2B4DC981-B1EC-42EA-9C30-A76C7606A160}</b:Guid>
    <b:URL>https://docs.scipy.org/doc/scipy-0.19.0/reference/generated/scipy.linalg.svd.html</b:URL>
    <b:RefOrder>4</b:RefOrder>
  </b:Source>
  <b:Source>
    <b:Tag>Her95</b:Tag>
    <b:SourceType>JournalArticle</b:SourceType>
    <b:Guid>{8D38DBD9-6000-4FB1-A130-CA1F86EDB0B9}</b:Guid>
    <b:Title>Determination of a Position in Three Dimentions Using Trilateration and Approximate Distances</b:Title>
    <b:Year>1995</b:Year>
    <b:Author>
      <b:Author>
        <b:NameList>
          <b:Person>
            <b:Last>Hereman</b:Last>
            <b:First>Willy</b:First>
          </b:Person>
          <b:Person>
            <b:Last>Murphy</b:Last>
            <b:Middle>S.</b:Middle>
            <b:First>William</b:First>
          </b:Person>
        </b:NameList>
      </b:Author>
    </b:Author>
    <b:JournalName>Decision Sciences</b:JournalName>
    <b:RefOrder>1</b:RefOrder>
  </b:Source>
</b:Sources>
</file>

<file path=customXml/itemProps1.xml><?xml version="1.0" encoding="utf-8"?>
<ds:datastoreItem xmlns:ds="http://schemas.openxmlformats.org/officeDocument/2006/customXml" ds:itemID="{3BD8C4C6-584F-4809-B2DC-6979985B7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21</Pages>
  <Words>4680</Words>
  <Characters>26682</Characters>
  <Application>Microsoft Office Word</Application>
  <DocSecurity>0</DocSecurity>
  <Lines>222</Lines>
  <Paragraphs>62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Arnon</dc:creator>
  <cp:keywords>CTPClassification=CTP_NWR:VisualMarkings=</cp:keywords>
  <dc:description/>
  <cp:lastModifiedBy>TOMER AMINOF</cp:lastModifiedBy>
  <cp:revision>181</cp:revision>
  <dcterms:created xsi:type="dcterms:W3CDTF">2017-06-19T06:47:00Z</dcterms:created>
  <dcterms:modified xsi:type="dcterms:W3CDTF">2017-06-19T10:54:00Z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27f86a1b-e16b-413e-b87f-9fc441098ed7</vt:lpwstr>
  </property>
  <property fmtid="{D5CDD505-2E9C-101B-9397-08002B2CF9AE}" pid="3" name="CTP_TimeStamp">
    <vt:lpwstr>2017-06-07 12:33:08Z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